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C3ED47" w14:textId="77777777" w:rsidR="002B1CFE" w:rsidRPr="002B7F5A" w:rsidRDefault="002B1CFE" w:rsidP="00897FA1">
      <w:pPr>
        <w:rPr>
          <w:rFonts w:asciiTheme="minorBidi" w:hAnsiTheme="minorBidi" w:cstheme="minorBidi"/>
          <w:color w:val="000000" w:themeColor="text1"/>
        </w:rPr>
      </w:pPr>
    </w:p>
    <w:p w14:paraId="1E729895" w14:textId="77777777" w:rsidR="002B1CFE" w:rsidRPr="002B7F5A" w:rsidRDefault="002B1CFE" w:rsidP="00897FA1">
      <w:pPr>
        <w:rPr>
          <w:rFonts w:asciiTheme="minorBidi" w:hAnsiTheme="minorBidi" w:cstheme="minorBidi"/>
        </w:rPr>
      </w:pPr>
    </w:p>
    <w:p w14:paraId="2D54532A" w14:textId="77777777" w:rsidR="00030008" w:rsidRPr="002B7F5A" w:rsidRDefault="00030008" w:rsidP="00897FA1">
      <w:pPr>
        <w:rPr>
          <w:rFonts w:asciiTheme="minorBidi" w:hAnsiTheme="minorBidi" w:cstheme="minorBidi"/>
        </w:rPr>
      </w:pPr>
    </w:p>
    <w:p w14:paraId="17072D3B" w14:textId="77777777" w:rsidR="00030008" w:rsidRPr="002B7F5A" w:rsidRDefault="00030008" w:rsidP="00897FA1">
      <w:pPr>
        <w:rPr>
          <w:rFonts w:asciiTheme="minorBidi" w:hAnsiTheme="minorBidi" w:cstheme="minorBidi"/>
        </w:rPr>
      </w:pPr>
    </w:p>
    <w:p w14:paraId="5FF032A2" w14:textId="55103320" w:rsidR="007776AF" w:rsidRPr="00597818" w:rsidRDefault="00846050" w:rsidP="00897FA1">
      <w:pPr>
        <w:jc w:val="center"/>
        <w:rPr>
          <w:rFonts w:asciiTheme="minorBidi" w:eastAsia="Times New Roman" w:hAnsiTheme="minorBidi" w:cstheme="minorBidi"/>
          <w:sz w:val="32"/>
          <w:szCs w:val="32"/>
        </w:rPr>
      </w:pPr>
      <w:proofErr w:type="spellStart"/>
      <w:r>
        <w:rPr>
          <w:rFonts w:asciiTheme="minorBidi" w:hAnsiTheme="minorBidi" w:cstheme="minorBidi"/>
          <w:b/>
          <w:bCs/>
          <w:color w:val="222222"/>
          <w:sz w:val="32"/>
          <w:szCs w:val="32"/>
        </w:rPr>
        <w:t>EchoGPS</w:t>
      </w:r>
      <w:proofErr w:type="spellEnd"/>
      <w:r>
        <w:rPr>
          <w:rFonts w:asciiTheme="minorBidi" w:hAnsiTheme="minorBidi" w:cstheme="minorBidi"/>
          <w:b/>
          <w:bCs/>
          <w:color w:val="222222"/>
          <w:sz w:val="32"/>
          <w:szCs w:val="32"/>
        </w:rPr>
        <w:t xml:space="preserve"> Pivotal Study</w:t>
      </w:r>
    </w:p>
    <w:p w14:paraId="1812568D" w14:textId="77777777" w:rsidR="002B1CFE" w:rsidRPr="002B7F5A" w:rsidRDefault="002B1CFE" w:rsidP="00897FA1">
      <w:pPr>
        <w:rPr>
          <w:rFonts w:asciiTheme="minorBidi" w:hAnsiTheme="minorBidi" w:cstheme="minorBidi"/>
        </w:rPr>
      </w:pPr>
    </w:p>
    <w:p w14:paraId="128F2C8D" w14:textId="77777777" w:rsidR="00A079E0" w:rsidRPr="002B7F5A" w:rsidRDefault="00A079E0" w:rsidP="00393444">
      <w:pPr>
        <w:rPr>
          <w:rFonts w:asciiTheme="minorBidi" w:hAnsiTheme="minorBidi" w:cstheme="minorBidi"/>
        </w:rPr>
      </w:pPr>
    </w:p>
    <w:p w14:paraId="19ACE216" w14:textId="77777777" w:rsidR="002B1CFE" w:rsidRPr="002B7F5A" w:rsidRDefault="002B1CFE" w:rsidP="00393444">
      <w:pPr>
        <w:rPr>
          <w:rFonts w:asciiTheme="minorBidi" w:hAnsiTheme="minorBidi" w:cstheme="minorBidi"/>
        </w:rPr>
      </w:pPr>
      <w:r w:rsidRPr="002B7F5A">
        <w:rPr>
          <w:rFonts w:asciiTheme="minorBidi" w:hAnsiTheme="minorBidi" w:cstheme="minorBidi"/>
        </w:rPr>
        <w:t xml:space="preserve">Sponsor: </w:t>
      </w:r>
      <w:r w:rsidRPr="002B7F5A">
        <w:rPr>
          <w:rFonts w:asciiTheme="minorBidi" w:hAnsiTheme="minorBidi" w:cstheme="minorBidi"/>
        </w:rPr>
        <w:tab/>
      </w:r>
      <w:r w:rsidRPr="002B7F5A">
        <w:rPr>
          <w:rFonts w:asciiTheme="minorBidi" w:hAnsiTheme="minorBidi" w:cstheme="minorBidi"/>
        </w:rPr>
        <w:tab/>
      </w:r>
      <w:r w:rsidR="00861B1E" w:rsidRPr="002B7F5A">
        <w:rPr>
          <w:rFonts w:asciiTheme="minorBidi" w:hAnsiTheme="minorBidi" w:cstheme="minorBidi"/>
        </w:rPr>
        <w:tab/>
      </w:r>
      <w:r w:rsidR="006B3ADE" w:rsidRPr="002B7F5A">
        <w:rPr>
          <w:rFonts w:asciiTheme="minorBidi" w:hAnsiTheme="minorBidi" w:cstheme="minorBidi"/>
        </w:rPr>
        <w:t>Bay Labs, Inc.</w:t>
      </w:r>
    </w:p>
    <w:p w14:paraId="186A16B3" w14:textId="77777777" w:rsidR="00350B01" w:rsidRPr="002B7F5A" w:rsidRDefault="002B1CFE" w:rsidP="00393444">
      <w:pPr>
        <w:rPr>
          <w:rFonts w:asciiTheme="minorBidi" w:hAnsiTheme="minorBidi" w:cstheme="minorBidi"/>
        </w:rPr>
      </w:pPr>
      <w:r w:rsidRPr="002B7F5A">
        <w:rPr>
          <w:rFonts w:asciiTheme="minorBidi" w:hAnsiTheme="minorBidi" w:cstheme="minorBidi"/>
        </w:rPr>
        <w:tab/>
      </w:r>
      <w:r w:rsidRPr="002B7F5A">
        <w:rPr>
          <w:rFonts w:asciiTheme="minorBidi" w:hAnsiTheme="minorBidi" w:cstheme="minorBidi"/>
        </w:rPr>
        <w:tab/>
      </w:r>
      <w:r w:rsidRPr="002B7F5A">
        <w:rPr>
          <w:rFonts w:asciiTheme="minorBidi" w:hAnsiTheme="minorBidi" w:cstheme="minorBidi"/>
        </w:rPr>
        <w:tab/>
      </w:r>
      <w:r w:rsidR="00861B1E" w:rsidRPr="002B7F5A">
        <w:rPr>
          <w:rFonts w:asciiTheme="minorBidi" w:hAnsiTheme="minorBidi" w:cstheme="minorBidi"/>
        </w:rPr>
        <w:tab/>
      </w:r>
      <w:r w:rsidR="00E330B1" w:rsidRPr="002B7F5A">
        <w:rPr>
          <w:rFonts w:asciiTheme="minorBidi" w:hAnsiTheme="minorBidi" w:cstheme="minorBidi"/>
        </w:rPr>
        <w:t>290</w:t>
      </w:r>
      <w:r w:rsidR="006B3ADE" w:rsidRPr="002B7F5A">
        <w:rPr>
          <w:rFonts w:asciiTheme="minorBidi" w:hAnsiTheme="minorBidi" w:cstheme="minorBidi"/>
        </w:rPr>
        <w:t xml:space="preserve"> </w:t>
      </w:r>
      <w:r w:rsidR="00E330B1" w:rsidRPr="002B7F5A">
        <w:rPr>
          <w:rFonts w:asciiTheme="minorBidi" w:hAnsiTheme="minorBidi" w:cstheme="minorBidi"/>
        </w:rPr>
        <w:t>King</w:t>
      </w:r>
      <w:r w:rsidR="006B3ADE" w:rsidRPr="002B7F5A">
        <w:rPr>
          <w:rFonts w:asciiTheme="minorBidi" w:hAnsiTheme="minorBidi" w:cstheme="minorBidi"/>
        </w:rPr>
        <w:t xml:space="preserve"> St. </w:t>
      </w:r>
      <w:r w:rsidR="00E330B1" w:rsidRPr="002B7F5A">
        <w:rPr>
          <w:rFonts w:asciiTheme="minorBidi" w:hAnsiTheme="minorBidi" w:cstheme="minorBidi"/>
        </w:rPr>
        <w:t>Suite 9</w:t>
      </w:r>
    </w:p>
    <w:p w14:paraId="38F5870D" w14:textId="77777777" w:rsidR="002B1CFE" w:rsidRPr="00EE33F6" w:rsidRDefault="006B3ADE" w:rsidP="00923D08">
      <w:pPr>
        <w:ind w:left="2160" w:firstLine="720"/>
        <w:rPr>
          <w:rFonts w:asciiTheme="minorBidi" w:hAnsiTheme="minorBidi" w:cstheme="minorBidi"/>
        </w:rPr>
      </w:pPr>
      <w:r w:rsidRPr="00EE33F6">
        <w:rPr>
          <w:rFonts w:asciiTheme="minorBidi" w:hAnsiTheme="minorBidi" w:cstheme="minorBidi"/>
        </w:rPr>
        <w:t xml:space="preserve">San Francisco, CA </w:t>
      </w:r>
      <w:r w:rsidR="00E330B1" w:rsidRPr="00EE33F6">
        <w:rPr>
          <w:rFonts w:asciiTheme="minorBidi" w:hAnsiTheme="minorBidi" w:cstheme="minorBidi"/>
        </w:rPr>
        <w:t>94107</w:t>
      </w:r>
    </w:p>
    <w:p w14:paraId="3E4AD623" w14:textId="77777777" w:rsidR="002B1CFE" w:rsidRPr="00EE33F6" w:rsidRDefault="00E330B1" w:rsidP="00393444">
      <w:pPr>
        <w:rPr>
          <w:rFonts w:asciiTheme="minorBidi" w:hAnsiTheme="minorBidi" w:cstheme="minorBidi"/>
        </w:rPr>
      </w:pPr>
      <w:r w:rsidRPr="00EE33F6">
        <w:rPr>
          <w:rFonts w:asciiTheme="minorBidi" w:hAnsiTheme="minorBidi" w:cstheme="minorBidi"/>
        </w:rPr>
        <w:tab/>
      </w:r>
      <w:r w:rsidRPr="00EE33F6">
        <w:rPr>
          <w:rFonts w:asciiTheme="minorBidi" w:hAnsiTheme="minorBidi" w:cstheme="minorBidi"/>
        </w:rPr>
        <w:tab/>
      </w:r>
      <w:r w:rsidRPr="00EE33F6">
        <w:rPr>
          <w:rFonts w:asciiTheme="minorBidi" w:hAnsiTheme="minorBidi" w:cstheme="minorBidi"/>
        </w:rPr>
        <w:tab/>
      </w:r>
      <w:r w:rsidRPr="00EE33F6">
        <w:rPr>
          <w:rFonts w:asciiTheme="minorBidi" w:hAnsiTheme="minorBidi" w:cstheme="minorBidi"/>
        </w:rPr>
        <w:tab/>
      </w:r>
      <w:r w:rsidR="006B3ADE" w:rsidRPr="00EE33F6">
        <w:rPr>
          <w:rFonts w:asciiTheme="minorBidi" w:hAnsiTheme="minorBidi" w:cstheme="minorBidi"/>
        </w:rPr>
        <w:t>415-424-5616</w:t>
      </w:r>
    </w:p>
    <w:p w14:paraId="5805E371" w14:textId="77777777" w:rsidR="002B1CFE" w:rsidRPr="00EE33F6" w:rsidRDefault="002B1CFE" w:rsidP="00393444">
      <w:pPr>
        <w:rPr>
          <w:rFonts w:asciiTheme="minorBidi" w:hAnsiTheme="minorBidi" w:cstheme="minorBidi"/>
        </w:rPr>
      </w:pPr>
    </w:p>
    <w:p w14:paraId="74F34103" w14:textId="77777777" w:rsidR="00E330B1" w:rsidRPr="00EE33F6" w:rsidRDefault="00E330B1" w:rsidP="00393444">
      <w:pPr>
        <w:rPr>
          <w:rFonts w:asciiTheme="minorBidi" w:hAnsiTheme="minorBidi" w:cstheme="minorBidi"/>
        </w:rPr>
      </w:pPr>
    </w:p>
    <w:p w14:paraId="3311FD90" w14:textId="77777777" w:rsidR="002B1CFE" w:rsidRPr="002B7F5A" w:rsidRDefault="002B1CFE" w:rsidP="00350B01">
      <w:pPr>
        <w:rPr>
          <w:rFonts w:asciiTheme="minorBidi" w:hAnsiTheme="minorBidi" w:cstheme="minorBidi"/>
        </w:rPr>
      </w:pPr>
      <w:r w:rsidRPr="002B7F5A">
        <w:rPr>
          <w:rFonts w:asciiTheme="minorBidi" w:hAnsiTheme="minorBidi" w:cstheme="minorBidi"/>
        </w:rPr>
        <w:t>Medical Expert:</w:t>
      </w:r>
      <w:r w:rsidRPr="002B7F5A">
        <w:rPr>
          <w:rFonts w:asciiTheme="minorBidi" w:hAnsiTheme="minorBidi" w:cstheme="minorBidi"/>
        </w:rPr>
        <w:tab/>
      </w:r>
      <w:r w:rsidR="00861B1E" w:rsidRPr="002B7F5A">
        <w:rPr>
          <w:rFonts w:asciiTheme="minorBidi" w:hAnsiTheme="minorBidi" w:cstheme="minorBidi"/>
        </w:rPr>
        <w:tab/>
      </w:r>
      <w:r w:rsidR="00355E04" w:rsidRPr="002B7F5A">
        <w:rPr>
          <w:rFonts w:asciiTheme="minorBidi" w:hAnsiTheme="minorBidi" w:cstheme="minorBidi"/>
        </w:rPr>
        <w:t>Randolph Martin, MD</w:t>
      </w:r>
    </w:p>
    <w:p w14:paraId="54393F53" w14:textId="77777777" w:rsidR="002B1CFE" w:rsidRPr="002B7F5A" w:rsidRDefault="002B1CFE" w:rsidP="00393444">
      <w:pPr>
        <w:rPr>
          <w:rFonts w:asciiTheme="minorBidi" w:hAnsiTheme="minorBidi" w:cstheme="minorBidi"/>
        </w:rPr>
      </w:pPr>
      <w:r w:rsidRPr="002B7F5A">
        <w:rPr>
          <w:rFonts w:asciiTheme="minorBidi" w:hAnsiTheme="minorBidi" w:cstheme="minorBidi"/>
        </w:rPr>
        <w:tab/>
      </w:r>
      <w:r w:rsidRPr="002B7F5A">
        <w:rPr>
          <w:rFonts w:asciiTheme="minorBidi" w:hAnsiTheme="minorBidi" w:cstheme="minorBidi"/>
        </w:rPr>
        <w:tab/>
      </w:r>
      <w:r w:rsidRPr="002B7F5A">
        <w:rPr>
          <w:rFonts w:asciiTheme="minorBidi" w:hAnsiTheme="minorBidi" w:cstheme="minorBidi"/>
        </w:rPr>
        <w:tab/>
      </w:r>
    </w:p>
    <w:p w14:paraId="333F2DF7" w14:textId="77777777" w:rsidR="00F6070B" w:rsidRDefault="00F6070B" w:rsidP="00E66FD2">
      <w:pPr>
        <w:rPr>
          <w:rFonts w:asciiTheme="minorBidi" w:hAnsiTheme="minorBidi" w:cstheme="minorBidi"/>
        </w:rPr>
      </w:pPr>
    </w:p>
    <w:p w14:paraId="7C68A6C0" w14:textId="1F2B309D" w:rsidR="00846050" w:rsidRDefault="00DF2DF1" w:rsidP="00E66FD2">
      <w:pPr>
        <w:rPr>
          <w:rFonts w:asciiTheme="minorBidi" w:hAnsiTheme="minorBidi" w:cstheme="minorBidi"/>
        </w:rPr>
      </w:pPr>
      <w:r w:rsidRPr="002B7F5A">
        <w:rPr>
          <w:rFonts w:asciiTheme="minorBidi" w:hAnsiTheme="minorBidi" w:cstheme="minorBidi"/>
        </w:rPr>
        <w:t>Site Investigator:</w:t>
      </w:r>
      <w:r w:rsidRPr="002B7F5A">
        <w:rPr>
          <w:rFonts w:asciiTheme="minorBidi" w:hAnsiTheme="minorBidi" w:cstheme="minorBidi"/>
        </w:rPr>
        <w:tab/>
      </w:r>
      <w:r w:rsidRPr="002B7F5A">
        <w:rPr>
          <w:rFonts w:asciiTheme="minorBidi" w:hAnsiTheme="minorBidi" w:cstheme="minorBidi"/>
        </w:rPr>
        <w:tab/>
      </w:r>
      <w:r w:rsidR="00846050">
        <w:rPr>
          <w:rFonts w:asciiTheme="minorBidi" w:hAnsiTheme="minorBidi" w:cstheme="minorBidi"/>
        </w:rPr>
        <w:t>Northwestern Medici</w:t>
      </w:r>
      <w:r w:rsidR="00C432B5">
        <w:rPr>
          <w:rFonts w:asciiTheme="minorBidi" w:hAnsiTheme="minorBidi" w:cstheme="minorBidi"/>
        </w:rPr>
        <w:t>n</w:t>
      </w:r>
      <w:r w:rsidR="00846050">
        <w:rPr>
          <w:rFonts w:asciiTheme="minorBidi" w:hAnsiTheme="minorBidi" w:cstheme="minorBidi"/>
        </w:rPr>
        <w:t>e</w:t>
      </w:r>
    </w:p>
    <w:p w14:paraId="19D33C44" w14:textId="1A8E2F53" w:rsidR="00DF2DF1" w:rsidRPr="002B7F5A" w:rsidRDefault="00417D8B" w:rsidP="00846050">
      <w:pPr>
        <w:ind w:left="2160" w:firstLine="720"/>
        <w:rPr>
          <w:rFonts w:asciiTheme="minorBidi" w:hAnsiTheme="minorBidi" w:cstheme="minorBidi"/>
        </w:rPr>
      </w:pPr>
      <w:r>
        <w:rPr>
          <w:rFonts w:asciiTheme="minorBidi" w:hAnsiTheme="minorBidi" w:cstheme="minorBidi"/>
        </w:rPr>
        <w:t>…….</w:t>
      </w:r>
      <w:r w:rsidR="00DF2DF1" w:rsidRPr="002B7F5A">
        <w:rPr>
          <w:rFonts w:asciiTheme="minorBidi" w:hAnsiTheme="minorBidi" w:cstheme="minorBidi"/>
        </w:rPr>
        <w:t xml:space="preserve"> MD</w:t>
      </w:r>
    </w:p>
    <w:p w14:paraId="57BBC6E2" w14:textId="77777777" w:rsidR="008223CC" w:rsidRPr="002B7F5A" w:rsidRDefault="008223CC" w:rsidP="008223CC">
      <w:pPr>
        <w:ind w:left="2160" w:firstLine="720"/>
        <w:rPr>
          <w:rFonts w:asciiTheme="minorBidi" w:hAnsiTheme="minorBidi" w:cstheme="minorBidi"/>
        </w:rPr>
      </w:pPr>
      <w:r w:rsidRPr="002B7F5A">
        <w:rPr>
          <w:rFonts w:asciiTheme="minorBidi" w:hAnsiTheme="minorBidi" w:cstheme="minorBidi"/>
        </w:rPr>
        <w:t>Bluhm Cardiovascular Institute</w:t>
      </w:r>
    </w:p>
    <w:p w14:paraId="59C99F32" w14:textId="7BDA9F93" w:rsidR="008223CC" w:rsidRPr="002B7F5A" w:rsidRDefault="008223CC" w:rsidP="008223CC">
      <w:pPr>
        <w:rPr>
          <w:rFonts w:asciiTheme="minorBidi" w:hAnsiTheme="minorBidi" w:cstheme="minorBidi"/>
        </w:rPr>
      </w:pPr>
      <w:r w:rsidRPr="002B7F5A">
        <w:rPr>
          <w:rFonts w:asciiTheme="minorBidi" w:hAnsiTheme="minorBidi" w:cstheme="minorBidi"/>
        </w:rPr>
        <w:tab/>
      </w:r>
      <w:r w:rsidRPr="002B7F5A">
        <w:rPr>
          <w:rFonts w:asciiTheme="minorBidi" w:hAnsiTheme="minorBidi" w:cstheme="minorBidi"/>
        </w:rPr>
        <w:tab/>
      </w:r>
      <w:r w:rsidRPr="002B7F5A">
        <w:rPr>
          <w:rFonts w:asciiTheme="minorBidi" w:hAnsiTheme="minorBidi" w:cstheme="minorBidi"/>
        </w:rPr>
        <w:tab/>
      </w:r>
      <w:r w:rsidRPr="002B7F5A">
        <w:rPr>
          <w:rFonts w:asciiTheme="minorBidi" w:hAnsiTheme="minorBidi" w:cstheme="minorBidi"/>
        </w:rPr>
        <w:tab/>
        <w:t xml:space="preserve">201 East Huron Street, </w:t>
      </w:r>
      <w:proofErr w:type="spellStart"/>
      <w:r w:rsidRPr="002B7F5A">
        <w:rPr>
          <w:rFonts w:asciiTheme="minorBidi" w:hAnsiTheme="minorBidi" w:cstheme="minorBidi"/>
        </w:rPr>
        <w:t>Galter</w:t>
      </w:r>
      <w:proofErr w:type="spellEnd"/>
      <w:r w:rsidRPr="002B7F5A">
        <w:rPr>
          <w:rFonts w:asciiTheme="minorBidi" w:hAnsiTheme="minorBidi" w:cstheme="minorBidi"/>
        </w:rPr>
        <w:t xml:space="preserve"> Pavilion </w:t>
      </w:r>
    </w:p>
    <w:p w14:paraId="26ED2BDD" w14:textId="55D20125" w:rsidR="008223CC" w:rsidRDefault="008223CC" w:rsidP="008223CC">
      <w:pPr>
        <w:rPr>
          <w:rFonts w:asciiTheme="minorBidi" w:hAnsiTheme="minorBidi" w:cstheme="minorBidi"/>
        </w:rPr>
      </w:pPr>
      <w:r w:rsidRPr="002B7F5A">
        <w:rPr>
          <w:rFonts w:asciiTheme="minorBidi" w:hAnsiTheme="minorBidi" w:cstheme="minorBidi"/>
        </w:rPr>
        <w:tab/>
      </w:r>
      <w:r w:rsidRPr="002B7F5A">
        <w:rPr>
          <w:rFonts w:asciiTheme="minorBidi" w:hAnsiTheme="minorBidi" w:cstheme="minorBidi"/>
        </w:rPr>
        <w:tab/>
      </w:r>
      <w:r w:rsidRPr="002B7F5A">
        <w:rPr>
          <w:rFonts w:asciiTheme="minorBidi" w:hAnsiTheme="minorBidi" w:cstheme="minorBidi"/>
        </w:rPr>
        <w:tab/>
      </w:r>
      <w:r w:rsidRPr="002B7F5A">
        <w:rPr>
          <w:rFonts w:asciiTheme="minorBidi" w:hAnsiTheme="minorBidi" w:cstheme="minorBidi"/>
        </w:rPr>
        <w:tab/>
        <w:t xml:space="preserve">Chicago, IL 60611 </w:t>
      </w:r>
    </w:p>
    <w:p w14:paraId="7482C9C5" w14:textId="588388E5" w:rsidR="00846050" w:rsidRDefault="00846050" w:rsidP="008223CC">
      <w:pPr>
        <w:rPr>
          <w:rFonts w:asciiTheme="minorBidi" w:hAnsiTheme="minorBidi" w:cstheme="minorBidi"/>
        </w:rPr>
      </w:pPr>
    </w:p>
    <w:p w14:paraId="49279C9F" w14:textId="56F4AB42" w:rsidR="00846050" w:rsidRDefault="00846050" w:rsidP="008223CC">
      <w:pPr>
        <w:rPr>
          <w:rFonts w:asciiTheme="minorBidi" w:hAnsiTheme="minorBidi" w:cstheme="minorBidi"/>
        </w:rPr>
      </w:pPr>
      <w:r>
        <w:rPr>
          <w:rFonts w:asciiTheme="minorBidi" w:hAnsiTheme="minorBidi" w:cstheme="minorBidi"/>
        </w:rPr>
        <w:tab/>
      </w:r>
      <w:r>
        <w:rPr>
          <w:rFonts w:asciiTheme="minorBidi" w:hAnsiTheme="minorBidi" w:cstheme="minorBidi"/>
        </w:rPr>
        <w:tab/>
      </w:r>
      <w:r>
        <w:rPr>
          <w:rFonts w:asciiTheme="minorBidi" w:hAnsiTheme="minorBidi" w:cstheme="minorBidi"/>
        </w:rPr>
        <w:tab/>
      </w:r>
      <w:r>
        <w:rPr>
          <w:rFonts w:asciiTheme="minorBidi" w:hAnsiTheme="minorBidi" w:cstheme="minorBidi"/>
        </w:rPr>
        <w:tab/>
        <w:t>Minneapolis Heart Institute</w:t>
      </w:r>
    </w:p>
    <w:p w14:paraId="035AF3F9" w14:textId="60CB024F" w:rsidR="00C432B5" w:rsidRDefault="00C432B5" w:rsidP="00C432B5">
      <w:pPr>
        <w:ind w:left="2160" w:firstLine="720"/>
        <w:rPr>
          <w:rFonts w:asciiTheme="minorBidi" w:hAnsiTheme="minorBidi" w:cstheme="minorBidi"/>
        </w:rPr>
      </w:pPr>
      <w:r>
        <w:rPr>
          <w:rFonts w:asciiTheme="minorBidi" w:hAnsiTheme="minorBidi" w:cstheme="minorBidi"/>
        </w:rPr>
        <w:t>Richard Bae, MD</w:t>
      </w:r>
    </w:p>
    <w:p w14:paraId="672469F0" w14:textId="47BF5EA1" w:rsidR="00BE7A9E" w:rsidRDefault="00BE7A9E" w:rsidP="00C432B5">
      <w:pPr>
        <w:ind w:left="2160" w:firstLine="720"/>
        <w:rPr>
          <w:rFonts w:asciiTheme="minorBidi" w:hAnsiTheme="minorBidi" w:cstheme="minorBidi"/>
        </w:rPr>
      </w:pPr>
      <w:r>
        <w:rPr>
          <w:rFonts w:asciiTheme="minorBidi" w:hAnsiTheme="minorBidi" w:cstheme="minorBidi"/>
        </w:rPr>
        <w:t>920 East 28</w:t>
      </w:r>
      <w:r w:rsidRPr="00BE7A9E">
        <w:rPr>
          <w:rFonts w:asciiTheme="minorBidi" w:hAnsiTheme="minorBidi" w:cstheme="minorBidi"/>
          <w:vertAlign w:val="superscript"/>
        </w:rPr>
        <w:t>th</w:t>
      </w:r>
      <w:r>
        <w:rPr>
          <w:rFonts w:asciiTheme="minorBidi" w:hAnsiTheme="minorBidi" w:cstheme="minorBidi"/>
        </w:rPr>
        <w:t xml:space="preserve"> St</w:t>
      </w:r>
    </w:p>
    <w:p w14:paraId="16CC3906" w14:textId="6F9048BE" w:rsidR="00BE7A9E" w:rsidRPr="002B7F5A" w:rsidRDefault="00BE7A9E" w:rsidP="00BE7A9E">
      <w:pPr>
        <w:ind w:left="2160" w:firstLine="720"/>
        <w:rPr>
          <w:rFonts w:asciiTheme="minorBidi" w:hAnsiTheme="minorBidi" w:cstheme="minorBidi"/>
        </w:rPr>
      </w:pPr>
      <w:r>
        <w:rPr>
          <w:rFonts w:asciiTheme="minorBidi" w:hAnsiTheme="minorBidi" w:cstheme="minorBidi"/>
        </w:rPr>
        <w:t>Minneapolis, MN 55407</w:t>
      </w:r>
    </w:p>
    <w:p w14:paraId="73B889EF" w14:textId="5A2E30DE" w:rsidR="008223CC" w:rsidRDefault="008223CC" w:rsidP="00E66FD2">
      <w:pPr>
        <w:rPr>
          <w:rFonts w:asciiTheme="minorBidi" w:hAnsiTheme="minorBidi" w:cstheme="minorBidi"/>
        </w:rPr>
      </w:pPr>
    </w:p>
    <w:p w14:paraId="3915A51E" w14:textId="7F1FFF2F" w:rsidR="00846050" w:rsidRPr="002B7F5A" w:rsidRDefault="00846050" w:rsidP="00E66FD2">
      <w:pPr>
        <w:rPr>
          <w:rFonts w:asciiTheme="minorBidi" w:hAnsiTheme="minorBidi" w:cstheme="minorBidi"/>
        </w:rPr>
      </w:pPr>
      <w:r>
        <w:rPr>
          <w:rFonts w:asciiTheme="minorBidi" w:hAnsiTheme="minorBidi" w:cstheme="minorBidi"/>
        </w:rPr>
        <w:tab/>
      </w:r>
      <w:r>
        <w:rPr>
          <w:rFonts w:asciiTheme="minorBidi" w:hAnsiTheme="minorBidi" w:cstheme="minorBidi"/>
        </w:rPr>
        <w:tab/>
      </w:r>
      <w:r>
        <w:rPr>
          <w:rFonts w:asciiTheme="minorBidi" w:hAnsiTheme="minorBidi" w:cstheme="minorBidi"/>
        </w:rPr>
        <w:tab/>
      </w:r>
      <w:r>
        <w:rPr>
          <w:rFonts w:asciiTheme="minorBidi" w:hAnsiTheme="minorBidi" w:cstheme="minorBidi"/>
        </w:rPr>
        <w:tab/>
      </w:r>
    </w:p>
    <w:p w14:paraId="66415DEC" w14:textId="1C5D2A22" w:rsidR="002B1CFE" w:rsidRPr="002B7F5A" w:rsidRDefault="002B1CFE" w:rsidP="00393444">
      <w:pPr>
        <w:rPr>
          <w:rFonts w:asciiTheme="minorBidi" w:hAnsiTheme="minorBidi" w:cstheme="minorBidi"/>
        </w:rPr>
      </w:pPr>
      <w:r w:rsidRPr="002B7F5A">
        <w:rPr>
          <w:rFonts w:asciiTheme="minorBidi" w:hAnsiTheme="minorBidi" w:cstheme="minorBidi"/>
        </w:rPr>
        <w:tab/>
      </w:r>
      <w:r w:rsidRPr="002B7F5A">
        <w:rPr>
          <w:rFonts w:asciiTheme="minorBidi" w:hAnsiTheme="minorBidi" w:cstheme="minorBidi"/>
        </w:rPr>
        <w:tab/>
      </w:r>
      <w:r w:rsidRPr="002B7F5A">
        <w:rPr>
          <w:rFonts w:asciiTheme="minorBidi" w:hAnsiTheme="minorBidi" w:cstheme="minorBidi"/>
        </w:rPr>
        <w:tab/>
      </w:r>
      <w:r w:rsidR="00861B1E" w:rsidRPr="002B7F5A">
        <w:rPr>
          <w:rFonts w:asciiTheme="minorBidi" w:hAnsiTheme="minorBidi" w:cstheme="minorBidi"/>
        </w:rPr>
        <w:tab/>
      </w:r>
      <w:r w:rsidRPr="002B7F5A">
        <w:rPr>
          <w:rFonts w:asciiTheme="minorBidi" w:hAnsiTheme="minorBidi" w:cstheme="minorBidi"/>
        </w:rPr>
        <w:tab/>
      </w:r>
      <w:r w:rsidRPr="002B7F5A">
        <w:rPr>
          <w:rFonts w:asciiTheme="minorBidi" w:hAnsiTheme="minorBidi" w:cstheme="minorBidi"/>
        </w:rPr>
        <w:tab/>
      </w:r>
      <w:r w:rsidRPr="002B7F5A">
        <w:rPr>
          <w:rFonts w:asciiTheme="minorBidi" w:hAnsiTheme="minorBidi" w:cstheme="minorBidi"/>
        </w:rPr>
        <w:tab/>
      </w:r>
    </w:p>
    <w:p w14:paraId="74BD1660" w14:textId="77777777" w:rsidR="00217D63" w:rsidRPr="002B7F5A" w:rsidRDefault="00A8220A" w:rsidP="00393444">
      <w:pPr>
        <w:rPr>
          <w:rFonts w:asciiTheme="minorBidi" w:hAnsiTheme="minorBidi" w:cstheme="minorBidi"/>
        </w:rPr>
      </w:pPr>
      <w:r w:rsidRPr="002B7F5A">
        <w:rPr>
          <w:rFonts w:asciiTheme="minorBidi" w:hAnsiTheme="minorBidi" w:cstheme="minorBidi"/>
        </w:rPr>
        <w:t xml:space="preserve">Study </w:t>
      </w:r>
      <w:r w:rsidR="00FF16BF" w:rsidRPr="002B7F5A">
        <w:rPr>
          <w:rFonts w:asciiTheme="minorBidi" w:hAnsiTheme="minorBidi" w:cstheme="minorBidi"/>
        </w:rPr>
        <w:t>Software</w:t>
      </w:r>
      <w:r w:rsidR="002B1CFE" w:rsidRPr="002B7F5A">
        <w:rPr>
          <w:rFonts w:asciiTheme="minorBidi" w:hAnsiTheme="minorBidi" w:cstheme="minorBidi"/>
        </w:rPr>
        <w:t>:</w:t>
      </w:r>
      <w:r w:rsidR="00861B1E" w:rsidRPr="002B7F5A">
        <w:rPr>
          <w:rFonts w:asciiTheme="minorBidi" w:hAnsiTheme="minorBidi" w:cstheme="minorBidi"/>
        </w:rPr>
        <w:t xml:space="preserve"> </w:t>
      </w:r>
      <w:r w:rsidR="00861B1E" w:rsidRPr="002B7F5A">
        <w:rPr>
          <w:rFonts w:asciiTheme="minorBidi" w:hAnsiTheme="minorBidi" w:cstheme="minorBidi"/>
        </w:rPr>
        <w:tab/>
      </w:r>
      <w:r w:rsidR="004123C5" w:rsidRPr="002B7F5A">
        <w:rPr>
          <w:rFonts w:asciiTheme="minorBidi" w:hAnsiTheme="minorBidi" w:cstheme="minorBidi"/>
        </w:rPr>
        <w:tab/>
      </w:r>
      <w:proofErr w:type="spellStart"/>
      <w:r w:rsidR="000B5117" w:rsidRPr="002B7F5A">
        <w:rPr>
          <w:rFonts w:asciiTheme="minorBidi" w:hAnsiTheme="minorBidi" w:cstheme="minorBidi"/>
        </w:rPr>
        <w:t>Echo</w:t>
      </w:r>
      <w:r w:rsidR="00B14931" w:rsidRPr="002B7F5A">
        <w:rPr>
          <w:rFonts w:asciiTheme="minorBidi" w:hAnsiTheme="minorBidi" w:cstheme="minorBidi"/>
        </w:rPr>
        <w:t>GPS</w:t>
      </w:r>
      <w:proofErr w:type="spellEnd"/>
      <w:r w:rsidR="00B14931" w:rsidRPr="002B7F5A">
        <w:rPr>
          <w:rFonts w:asciiTheme="minorBidi" w:hAnsiTheme="minorBidi" w:cstheme="minorBidi"/>
        </w:rPr>
        <w:t xml:space="preserve"> </w:t>
      </w:r>
      <w:r w:rsidR="000B5117" w:rsidRPr="002B7F5A">
        <w:rPr>
          <w:rFonts w:asciiTheme="minorBidi" w:hAnsiTheme="minorBidi" w:cstheme="minorBidi"/>
        </w:rPr>
        <w:t>(Bay Labs, Inc.)</w:t>
      </w:r>
    </w:p>
    <w:p w14:paraId="15105371" w14:textId="77777777" w:rsidR="00217D63" w:rsidRPr="002B7F5A" w:rsidRDefault="00217D63" w:rsidP="00393444">
      <w:pPr>
        <w:rPr>
          <w:rFonts w:asciiTheme="minorBidi" w:hAnsiTheme="minorBidi" w:cstheme="minorBidi"/>
        </w:rPr>
      </w:pPr>
    </w:p>
    <w:p w14:paraId="2E5DE58D" w14:textId="6C9E64F1" w:rsidR="00AF6A31" w:rsidRPr="002B7F5A" w:rsidRDefault="00217D63" w:rsidP="00393444">
      <w:pPr>
        <w:rPr>
          <w:rFonts w:asciiTheme="minorBidi" w:hAnsiTheme="minorBidi" w:cstheme="minorBidi"/>
        </w:rPr>
      </w:pPr>
      <w:r w:rsidRPr="002B7F5A">
        <w:rPr>
          <w:rFonts w:asciiTheme="minorBidi" w:hAnsiTheme="minorBidi" w:cstheme="minorBidi"/>
        </w:rPr>
        <w:t>Protocol Number:</w:t>
      </w:r>
      <w:r w:rsidRPr="002B7F5A">
        <w:rPr>
          <w:rFonts w:asciiTheme="minorBidi" w:hAnsiTheme="minorBidi" w:cstheme="minorBidi"/>
        </w:rPr>
        <w:tab/>
      </w:r>
      <w:r w:rsidR="00861B1E" w:rsidRPr="002B7F5A">
        <w:rPr>
          <w:rFonts w:asciiTheme="minorBidi" w:hAnsiTheme="minorBidi" w:cstheme="minorBidi"/>
        </w:rPr>
        <w:tab/>
      </w:r>
      <w:r w:rsidR="00846050">
        <w:rPr>
          <w:rFonts w:asciiTheme="minorBidi" w:hAnsiTheme="minorBidi" w:cstheme="minorBidi"/>
        </w:rPr>
        <w:t>1.0</w:t>
      </w:r>
    </w:p>
    <w:p w14:paraId="633C2158" w14:textId="1A54ACBA" w:rsidR="00217D63" w:rsidRPr="002B7F5A" w:rsidRDefault="00AF6A31" w:rsidP="00F6070B">
      <w:pPr>
        <w:rPr>
          <w:rFonts w:asciiTheme="minorBidi" w:hAnsiTheme="minorBidi" w:cstheme="minorBidi"/>
        </w:rPr>
      </w:pPr>
      <w:r w:rsidRPr="002B7F5A">
        <w:rPr>
          <w:rFonts w:asciiTheme="minorBidi" w:hAnsiTheme="minorBidi" w:cstheme="minorBidi"/>
        </w:rPr>
        <w:tab/>
      </w:r>
      <w:r w:rsidRPr="002B7F5A">
        <w:rPr>
          <w:rFonts w:asciiTheme="minorBidi" w:hAnsiTheme="minorBidi" w:cstheme="minorBidi"/>
        </w:rPr>
        <w:tab/>
      </w:r>
      <w:r w:rsidRPr="002B7F5A">
        <w:rPr>
          <w:rFonts w:asciiTheme="minorBidi" w:hAnsiTheme="minorBidi" w:cstheme="minorBidi"/>
        </w:rPr>
        <w:tab/>
      </w:r>
      <w:r w:rsidRPr="002B7F5A">
        <w:rPr>
          <w:rFonts w:asciiTheme="minorBidi" w:hAnsiTheme="minorBidi" w:cstheme="minorBidi"/>
        </w:rPr>
        <w:tab/>
      </w:r>
      <w:r w:rsidR="00955429" w:rsidRPr="002B7F5A">
        <w:rPr>
          <w:rFonts w:asciiTheme="minorBidi" w:hAnsiTheme="minorBidi" w:cstheme="minorBidi"/>
        </w:rPr>
        <w:t>Initial version</w:t>
      </w:r>
      <w:r w:rsidR="00861B1E" w:rsidRPr="002B7F5A">
        <w:rPr>
          <w:rFonts w:asciiTheme="minorBidi" w:hAnsiTheme="minorBidi" w:cstheme="minorBidi"/>
        </w:rPr>
        <w:t xml:space="preserve"> date</w:t>
      </w:r>
      <w:r w:rsidR="00217D63" w:rsidRPr="002B7F5A">
        <w:rPr>
          <w:rFonts w:asciiTheme="minorBidi" w:hAnsiTheme="minorBidi" w:cstheme="minorBidi"/>
        </w:rPr>
        <w:t xml:space="preserve">: </w:t>
      </w:r>
    </w:p>
    <w:p w14:paraId="4335CF12" w14:textId="139370A2" w:rsidR="00217D63" w:rsidRPr="002B7F5A" w:rsidRDefault="00217D63" w:rsidP="00846050">
      <w:pPr>
        <w:rPr>
          <w:rFonts w:asciiTheme="minorBidi" w:hAnsiTheme="minorBidi" w:cstheme="minorBidi"/>
        </w:rPr>
      </w:pPr>
      <w:r w:rsidRPr="002B7F5A">
        <w:rPr>
          <w:rFonts w:asciiTheme="minorBidi" w:hAnsiTheme="minorBidi" w:cstheme="minorBidi"/>
        </w:rPr>
        <w:tab/>
      </w:r>
      <w:r w:rsidRPr="002B7F5A">
        <w:rPr>
          <w:rFonts w:asciiTheme="minorBidi" w:hAnsiTheme="minorBidi" w:cstheme="minorBidi"/>
        </w:rPr>
        <w:tab/>
      </w:r>
      <w:r w:rsidRPr="002B7F5A">
        <w:rPr>
          <w:rFonts w:asciiTheme="minorBidi" w:hAnsiTheme="minorBidi" w:cstheme="minorBidi"/>
        </w:rPr>
        <w:tab/>
      </w:r>
      <w:r w:rsidR="00861B1E" w:rsidRPr="002B7F5A">
        <w:rPr>
          <w:rFonts w:asciiTheme="minorBidi" w:hAnsiTheme="minorBidi" w:cstheme="minorBidi"/>
        </w:rPr>
        <w:tab/>
      </w:r>
    </w:p>
    <w:p w14:paraId="0255CAEC" w14:textId="77777777" w:rsidR="002B1CFE" w:rsidRPr="002B7F5A" w:rsidRDefault="002B1CFE" w:rsidP="00393444">
      <w:pPr>
        <w:rPr>
          <w:rFonts w:asciiTheme="minorBidi" w:hAnsiTheme="minorBidi" w:cstheme="minorBidi"/>
        </w:rPr>
      </w:pPr>
    </w:p>
    <w:p w14:paraId="305669FF" w14:textId="77777777" w:rsidR="00843AB3" w:rsidRPr="002B7F5A" w:rsidRDefault="00843AB3">
      <w:pPr>
        <w:rPr>
          <w:rFonts w:asciiTheme="minorBidi" w:hAnsiTheme="minorBidi" w:cstheme="minorBidi"/>
        </w:rPr>
      </w:pPr>
      <w:r w:rsidRPr="002B7F5A">
        <w:rPr>
          <w:rFonts w:asciiTheme="minorBidi" w:hAnsiTheme="minorBidi" w:cstheme="minorBidi"/>
        </w:rPr>
        <w:br w:type="page"/>
      </w:r>
    </w:p>
    <w:p w14:paraId="7E2D2032" w14:textId="77777777" w:rsidR="004329E4" w:rsidRPr="0028410C" w:rsidRDefault="004329E4" w:rsidP="00C43395">
      <w:pPr>
        <w:jc w:val="center"/>
        <w:rPr>
          <w:rFonts w:asciiTheme="minorBidi" w:hAnsiTheme="minorBidi" w:cstheme="minorBidi"/>
          <w:b/>
        </w:rPr>
      </w:pPr>
      <w:r w:rsidRPr="0028410C">
        <w:rPr>
          <w:rFonts w:asciiTheme="minorBidi" w:hAnsiTheme="minorBidi" w:cstheme="minorBidi"/>
          <w:b/>
        </w:rPr>
        <w:lastRenderedPageBreak/>
        <w:t>Table of Contents</w:t>
      </w:r>
    </w:p>
    <w:p w14:paraId="57A851FF" w14:textId="0F251EFC" w:rsidR="00760276" w:rsidRDefault="004329E4" w:rsidP="00597818">
      <w:pPr>
        <w:pStyle w:val="TOC1"/>
        <w:rPr>
          <w:rFonts w:asciiTheme="minorHAnsi" w:eastAsiaTheme="minorEastAsia" w:hAnsiTheme="minorHAnsi"/>
          <w:lang w:bidi="he-IL"/>
        </w:rPr>
      </w:pPr>
      <w:r w:rsidRPr="0028410C">
        <w:fldChar w:fldCharType="begin"/>
      </w:r>
      <w:r w:rsidRPr="0028410C">
        <w:instrText xml:space="preserve"> TOC \o "1-3" \t "Subtitle,1" </w:instrText>
      </w:r>
      <w:r w:rsidRPr="0028410C">
        <w:fldChar w:fldCharType="separate"/>
      </w:r>
      <w:r w:rsidR="00760276" w:rsidRPr="00AB1134">
        <w:t>List of Abbreviations and Terminologies</w:t>
      </w:r>
      <w:r w:rsidR="00760276">
        <w:tab/>
      </w:r>
      <w:r w:rsidR="00760276">
        <w:fldChar w:fldCharType="begin"/>
      </w:r>
      <w:r w:rsidR="00760276">
        <w:instrText xml:space="preserve"> PAGEREF _Toc520280138 \h </w:instrText>
      </w:r>
      <w:r w:rsidR="00760276">
        <w:fldChar w:fldCharType="separate"/>
      </w:r>
      <w:r w:rsidR="00597818">
        <w:t>3</w:t>
      </w:r>
      <w:r w:rsidR="00760276">
        <w:fldChar w:fldCharType="end"/>
      </w:r>
    </w:p>
    <w:p w14:paraId="6F5E7BE6" w14:textId="1E225C20" w:rsidR="00760276" w:rsidRDefault="00760276" w:rsidP="00597818">
      <w:pPr>
        <w:pStyle w:val="TOC1"/>
        <w:rPr>
          <w:rFonts w:asciiTheme="minorHAnsi" w:eastAsiaTheme="minorEastAsia" w:hAnsiTheme="minorHAnsi" w:cstheme="minorBidi"/>
          <w:lang w:bidi="he-IL"/>
        </w:rPr>
      </w:pPr>
      <w:r w:rsidRPr="00AB1134">
        <w:rPr>
          <w:rFonts w:asciiTheme="minorBidi" w:hAnsiTheme="minorBidi" w:cstheme="minorBidi"/>
        </w:rPr>
        <w:t>Study Summary</w:t>
      </w:r>
      <w:r>
        <w:tab/>
      </w:r>
      <w:r>
        <w:fldChar w:fldCharType="begin"/>
      </w:r>
      <w:r>
        <w:instrText xml:space="preserve"> PAGEREF _Toc520280139 \h </w:instrText>
      </w:r>
      <w:r>
        <w:fldChar w:fldCharType="separate"/>
      </w:r>
      <w:r w:rsidR="00597818">
        <w:t>4</w:t>
      </w:r>
      <w:r>
        <w:fldChar w:fldCharType="end"/>
      </w:r>
    </w:p>
    <w:p w14:paraId="16C425B6" w14:textId="27350268" w:rsidR="00760276" w:rsidRDefault="00760276" w:rsidP="00597818">
      <w:pPr>
        <w:pStyle w:val="TOC1"/>
        <w:rPr>
          <w:rFonts w:asciiTheme="minorHAnsi" w:eastAsiaTheme="minorEastAsia" w:hAnsiTheme="minorHAnsi" w:cstheme="minorBidi"/>
          <w:lang w:bidi="he-IL"/>
        </w:rPr>
      </w:pPr>
      <w:r w:rsidRPr="00AB1134">
        <w:rPr>
          <w:rFonts w:asciiTheme="minorBidi" w:hAnsiTheme="minorBidi" w:cstheme="minorBidi"/>
        </w:rPr>
        <w:t>1</w:t>
      </w:r>
      <w:r>
        <w:rPr>
          <w:rFonts w:asciiTheme="minorHAnsi" w:eastAsiaTheme="minorEastAsia" w:hAnsiTheme="minorHAnsi" w:cstheme="minorBidi"/>
          <w:lang w:bidi="he-IL"/>
        </w:rPr>
        <w:tab/>
      </w:r>
      <w:r w:rsidRPr="00AB1134">
        <w:rPr>
          <w:rFonts w:asciiTheme="minorBidi" w:hAnsiTheme="minorBidi" w:cstheme="minorBidi"/>
        </w:rPr>
        <w:t>Introduction</w:t>
      </w:r>
      <w:r>
        <w:tab/>
      </w:r>
      <w:r>
        <w:fldChar w:fldCharType="begin"/>
      </w:r>
      <w:r>
        <w:instrText xml:space="preserve"> PAGEREF _Toc520280140 \h </w:instrText>
      </w:r>
      <w:r>
        <w:fldChar w:fldCharType="separate"/>
      </w:r>
      <w:r w:rsidR="00597818">
        <w:t>6</w:t>
      </w:r>
      <w:r>
        <w:fldChar w:fldCharType="end"/>
      </w:r>
    </w:p>
    <w:p w14:paraId="7DE77408" w14:textId="37AA0DE6"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1.1</w:t>
      </w:r>
      <w:r>
        <w:rPr>
          <w:rFonts w:asciiTheme="minorHAnsi" w:eastAsiaTheme="minorEastAsia" w:hAnsiTheme="minorHAnsi" w:cstheme="minorBidi"/>
          <w:noProof/>
          <w:lang w:bidi="he-IL"/>
        </w:rPr>
        <w:tab/>
      </w:r>
      <w:r w:rsidRPr="00AB1134">
        <w:rPr>
          <w:rFonts w:asciiTheme="minorBidi" w:hAnsiTheme="minorBidi" w:cstheme="minorBidi"/>
          <w:noProof/>
        </w:rPr>
        <w:t>Background</w:t>
      </w:r>
      <w:r>
        <w:rPr>
          <w:noProof/>
        </w:rPr>
        <w:tab/>
      </w:r>
      <w:r>
        <w:rPr>
          <w:noProof/>
        </w:rPr>
        <w:fldChar w:fldCharType="begin"/>
      </w:r>
      <w:r>
        <w:rPr>
          <w:noProof/>
        </w:rPr>
        <w:instrText xml:space="preserve"> PAGEREF _Toc520280141 \h </w:instrText>
      </w:r>
      <w:r>
        <w:rPr>
          <w:noProof/>
        </w:rPr>
      </w:r>
      <w:r>
        <w:rPr>
          <w:noProof/>
        </w:rPr>
        <w:fldChar w:fldCharType="separate"/>
      </w:r>
      <w:r w:rsidR="00597818">
        <w:rPr>
          <w:noProof/>
        </w:rPr>
        <w:t>6</w:t>
      </w:r>
      <w:r>
        <w:rPr>
          <w:noProof/>
        </w:rPr>
        <w:fldChar w:fldCharType="end"/>
      </w:r>
    </w:p>
    <w:p w14:paraId="335B4A99" w14:textId="11E3FA4A"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1.2</w:t>
      </w:r>
      <w:r>
        <w:rPr>
          <w:rFonts w:asciiTheme="minorHAnsi" w:eastAsiaTheme="minorEastAsia" w:hAnsiTheme="minorHAnsi" w:cstheme="minorBidi"/>
          <w:noProof/>
          <w:lang w:bidi="he-IL"/>
        </w:rPr>
        <w:tab/>
      </w:r>
      <w:r w:rsidRPr="00AB1134">
        <w:rPr>
          <w:rFonts w:asciiTheme="minorBidi" w:hAnsiTheme="minorBidi" w:cstheme="minorBidi"/>
          <w:noProof/>
        </w:rPr>
        <w:t>Study Software/Interface</w:t>
      </w:r>
      <w:r>
        <w:rPr>
          <w:noProof/>
        </w:rPr>
        <w:tab/>
      </w:r>
      <w:r>
        <w:rPr>
          <w:noProof/>
        </w:rPr>
        <w:fldChar w:fldCharType="begin"/>
      </w:r>
      <w:r>
        <w:rPr>
          <w:noProof/>
        </w:rPr>
        <w:instrText xml:space="preserve"> PAGEREF _Toc520280142 \h </w:instrText>
      </w:r>
      <w:r>
        <w:rPr>
          <w:noProof/>
        </w:rPr>
      </w:r>
      <w:r>
        <w:rPr>
          <w:noProof/>
        </w:rPr>
        <w:fldChar w:fldCharType="separate"/>
      </w:r>
      <w:r w:rsidR="00597818">
        <w:rPr>
          <w:noProof/>
        </w:rPr>
        <w:t>7</w:t>
      </w:r>
      <w:r>
        <w:rPr>
          <w:noProof/>
        </w:rPr>
        <w:fldChar w:fldCharType="end"/>
      </w:r>
    </w:p>
    <w:p w14:paraId="50499471" w14:textId="7205922A"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1.3</w:t>
      </w:r>
      <w:r>
        <w:rPr>
          <w:rFonts w:asciiTheme="minorHAnsi" w:eastAsiaTheme="minorEastAsia" w:hAnsiTheme="minorHAnsi" w:cstheme="minorBidi"/>
          <w:noProof/>
          <w:lang w:bidi="he-IL"/>
        </w:rPr>
        <w:tab/>
      </w:r>
      <w:r w:rsidRPr="00AB1134">
        <w:rPr>
          <w:rFonts w:asciiTheme="minorBidi" w:hAnsiTheme="minorBidi" w:cstheme="minorBidi"/>
          <w:noProof/>
        </w:rPr>
        <w:t>Preclinical Data</w:t>
      </w:r>
      <w:r>
        <w:rPr>
          <w:noProof/>
        </w:rPr>
        <w:tab/>
      </w:r>
      <w:r>
        <w:rPr>
          <w:noProof/>
        </w:rPr>
        <w:fldChar w:fldCharType="begin"/>
      </w:r>
      <w:r>
        <w:rPr>
          <w:noProof/>
        </w:rPr>
        <w:instrText xml:space="preserve"> PAGEREF _Toc520280143 \h </w:instrText>
      </w:r>
      <w:r>
        <w:rPr>
          <w:noProof/>
        </w:rPr>
      </w:r>
      <w:r>
        <w:rPr>
          <w:noProof/>
        </w:rPr>
        <w:fldChar w:fldCharType="separate"/>
      </w:r>
      <w:r w:rsidR="00597818">
        <w:rPr>
          <w:noProof/>
        </w:rPr>
        <w:t>8</w:t>
      </w:r>
      <w:r>
        <w:rPr>
          <w:noProof/>
        </w:rPr>
        <w:fldChar w:fldCharType="end"/>
      </w:r>
    </w:p>
    <w:p w14:paraId="31D08A1E" w14:textId="5AC558AE"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1.4</w:t>
      </w:r>
      <w:r>
        <w:rPr>
          <w:rFonts w:asciiTheme="minorHAnsi" w:eastAsiaTheme="minorEastAsia" w:hAnsiTheme="minorHAnsi" w:cstheme="minorBidi"/>
          <w:noProof/>
          <w:lang w:bidi="he-IL"/>
        </w:rPr>
        <w:tab/>
      </w:r>
      <w:r w:rsidRPr="00AB1134">
        <w:rPr>
          <w:rFonts w:asciiTheme="minorBidi" w:hAnsiTheme="minorBidi" w:cstheme="minorBidi"/>
          <w:noProof/>
        </w:rPr>
        <w:t>Clinical Data to Date</w:t>
      </w:r>
      <w:r>
        <w:rPr>
          <w:noProof/>
        </w:rPr>
        <w:tab/>
      </w:r>
      <w:r>
        <w:rPr>
          <w:noProof/>
        </w:rPr>
        <w:fldChar w:fldCharType="begin"/>
      </w:r>
      <w:r>
        <w:rPr>
          <w:noProof/>
        </w:rPr>
        <w:instrText xml:space="preserve"> PAGEREF _Toc520280144 \h </w:instrText>
      </w:r>
      <w:r>
        <w:rPr>
          <w:noProof/>
        </w:rPr>
      </w:r>
      <w:r>
        <w:rPr>
          <w:noProof/>
        </w:rPr>
        <w:fldChar w:fldCharType="separate"/>
      </w:r>
      <w:r w:rsidR="00597818">
        <w:rPr>
          <w:noProof/>
        </w:rPr>
        <w:t>9</w:t>
      </w:r>
      <w:r>
        <w:rPr>
          <w:noProof/>
        </w:rPr>
        <w:fldChar w:fldCharType="end"/>
      </w:r>
    </w:p>
    <w:p w14:paraId="284F7D49" w14:textId="5FE7FC20" w:rsidR="00760276" w:rsidRDefault="00760276" w:rsidP="00597818">
      <w:pPr>
        <w:pStyle w:val="TOC1"/>
        <w:rPr>
          <w:rFonts w:asciiTheme="minorHAnsi" w:eastAsiaTheme="minorEastAsia" w:hAnsiTheme="minorHAnsi" w:cstheme="minorBidi"/>
          <w:lang w:bidi="he-IL"/>
        </w:rPr>
      </w:pPr>
      <w:r w:rsidRPr="00AB1134">
        <w:rPr>
          <w:rFonts w:asciiTheme="minorBidi" w:hAnsiTheme="minorBidi" w:cstheme="minorBidi"/>
        </w:rPr>
        <w:t>2</w:t>
      </w:r>
      <w:r>
        <w:rPr>
          <w:rFonts w:asciiTheme="minorHAnsi" w:eastAsiaTheme="minorEastAsia" w:hAnsiTheme="minorHAnsi" w:cstheme="minorBidi"/>
          <w:lang w:bidi="he-IL"/>
        </w:rPr>
        <w:tab/>
      </w:r>
      <w:r w:rsidRPr="00AB1134">
        <w:rPr>
          <w:rFonts w:asciiTheme="minorBidi" w:hAnsiTheme="minorBidi" w:cstheme="minorBidi"/>
        </w:rPr>
        <w:t>Study Objectives</w:t>
      </w:r>
      <w:r>
        <w:tab/>
      </w:r>
      <w:r>
        <w:fldChar w:fldCharType="begin"/>
      </w:r>
      <w:r>
        <w:instrText xml:space="preserve"> PAGEREF _Toc520280145 \h </w:instrText>
      </w:r>
      <w:r>
        <w:fldChar w:fldCharType="separate"/>
      </w:r>
      <w:r w:rsidR="00597818">
        <w:t>9</w:t>
      </w:r>
      <w:r>
        <w:fldChar w:fldCharType="end"/>
      </w:r>
    </w:p>
    <w:p w14:paraId="0C8631F0" w14:textId="61C04D8F" w:rsidR="00760276" w:rsidRDefault="00760276" w:rsidP="00597818">
      <w:pPr>
        <w:pStyle w:val="TOC1"/>
        <w:rPr>
          <w:rFonts w:asciiTheme="minorHAnsi" w:eastAsiaTheme="minorEastAsia" w:hAnsiTheme="minorHAnsi" w:cstheme="minorBidi"/>
          <w:lang w:bidi="he-IL"/>
        </w:rPr>
      </w:pPr>
      <w:r w:rsidRPr="00AB1134">
        <w:rPr>
          <w:rFonts w:asciiTheme="minorBidi" w:hAnsiTheme="minorBidi" w:cstheme="minorBidi"/>
        </w:rPr>
        <w:t>3</w:t>
      </w:r>
      <w:r>
        <w:rPr>
          <w:rFonts w:asciiTheme="minorHAnsi" w:eastAsiaTheme="minorEastAsia" w:hAnsiTheme="minorHAnsi" w:cstheme="minorBidi"/>
          <w:lang w:bidi="he-IL"/>
        </w:rPr>
        <w:tab/>
      </w:r>
      <w:r w:rsidRPr="00AB1134">
        <w:rPr>
          <w:rFonts w:asciiTheme="minorBidi" w:hAnsiTheme="minorBidi" w:cstheme="minorBidi"/>
        </w:rPr>
        <w:t>Study Design</w:t>
      </w:r>
      <w:r>
        <w:tab/>
      </w:r>
      <w:r>
        <w:fldChar w:fldCharType="begin"/>
      </w:r>
      <w:r>
        <w:instrText xml:space="preserve"> PAGEREF _Toc520280146 \h </w:instrText>
      </w:r>
      <w:r>
        <w:fldChar w:fldCharType="separate"/>
      </w:r>
      <w:r w:rsidR="00597818">
        <w:t>10</w:t>
      </w:r>
      <w:r>
        <w:fldChar w:fldCharType="end"/>
      </w:r>
    </w:p>
    <w:p w14:paraId="1336848E" w14:textId="296C6368"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3.1</w:t>
      </w:r>
      <w:r>
        <w:rPr>
          <w:rFonts w:asciiTheme="minorHAnsi" w:eastAsiaTheme="minorEastAsia" w:hAnsiTheme="minorHAnsi" w:cstheme="minorBidi"/>
          <w:noProof/>
          <w:lang w:bidi="he-IL"/>
        </w:rPr>
        <w:tab/>
      </w:r>
      <w:r w:rsidRPr="00AB1134">
        <w:rPr>
          <w:rFonts w:asciiTheme="minorBidi" w:hAnsiTheme="minorBidi" w:cstheme="minorBidi"/>
          <w:noProof/>
        </w:rPr>
        <w:t>General Design</w:t>
      </w:r>
      <w:r>
        <w:rPr>
          <w:noProof/>
        </w:rPr>
        <w:tab/>
      </w:r>
      <w:r>
        <w:rPr>
          <w:noProof/>
        </w:rPr>
        <w:fldChar w:fldCharType="begin"/>
      </w:r>
      <w:r>
        <w:rPr>
          <w:noProof/>
        </w:rPr>
        <w:instrText xml:space="preserve"> PAGEREF _Toc520280147 \h </w:instrText>
      </w:r>
      <w:r>
        <w:rPr>
          <w:noProof/>
        </w:rPr>
      </w:r>
      <w:r>
        <w:rPr>
          <w:noProof/>
        </w:rPr>
        <w:fldChar w:fldCharType="separate"/>
      </w:r>
      <w:r w:rsidR="00597818">
        <w:rPr>
          <w:noProof/>
        </w:rPr>
        <w:t>10</w:t>
      </w:r>
      <w:r>
        <w:rPr>
          <w:noProof/>
        </w:rPr>
        <w:fldChar w:fldCharType="end"/>
      </w:r>
    </w:p>
    <w:p w14:paraId="2D87F030" w14:textId="3E2E5B4E"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3.2</w:t>
      </w:r>
      <w:r>
        <w:rPr>
          <w:rFonts w:asciiTheme="minorHAnsi" w:eastAsiaTheme="minorEastAsia" w:hAnsiTheme="minorHAnsi" w:cstheme="minorBidi"/>
          <w:noProof/>
          <w:lang w:bidi="he-IL"/>
        </w:rPr>
        <w:tab/>
      </w:r>
      <w:r w:rsidRPr="00AB1134">
        <w:rPr>
          <w:rFonts w:asciiTheme="minorBidi" w:hAnsiTheme="minorBidi" w:cstheme="minorBidi"/>
          <w:noProof/>
        </w:rPr>
        <w:t>Primary/Secondary Endpoints</w:t>
      </w:r>
      <w:r>
        <w:rPr>
          <w:noProof/>
        </w:rPr>
        <w:tab/>
      </w:r>
      <w:r>
        <w:rPr>
          <w:noProof/>
        </w:rPr>
        <w:fldChar w:fldCharType="begin"/>
      </w:r>
      <w:r>
        <w:rPr>
          <w:noProof/>
        </w:rPr>
        <w:instrText xml:space="preserve"> PAGEREF _Toc520280148 \h </w:instrText>
      </w:r>
      <w:r>
        <w:rPr>
          <w:noProof/>
        </w:rPr>
      </w:r>
      <w:r>
        <w:rPr>
          <w:noProof/>
        </w:rPr>
        <w:fldChar w:fldCharType="separate"/>
      </w:r>
      <w:r w:rsidR="00597818">
        <w:rPr>
          <w:noProof/>
        </w:rPr>
        <w:t>12</w:t>
      </w:r>
      <w:r>
        <w:rPr>
          <w:noProof/>
        </w:rPr>
        <w:fldChar w:fldCharType="end"/>
      </w:r>
    </w:p>
    <w:p w14:paraId="5316288B" w14:textId="1371A6F7"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3.3</w:t>
      </w:r>
      <w:r>
        <w:rPr>
          <w:rFonts w:asciiTheme="minorHAnsi" w:eastAsiaTheme="minorEastAsia" w:hAnsiTheme="minorHAnsi" w:cstheme="minorBidi"/>
          <w:noProof/>
          <w:lang w:bidi="he-IL"/>
        </w:rPr>
        <w:tab/>
      </w:r>
      <w:r w:rsidRPr="00AB1134">
        <w:rPr>
          <w:rFonts w:asciiTheme="minorBidi" w:hAnsiTheme="minorBidi" w:cstheme="minorBidi"/>
          <w:noProof/>
        </w:rPr>
        <w:t>Setting:</w:t>
      </w:r>
      <w:r>
        <w:rPr>
          <w:noProof/>
        </w:rPr>
        <w:tab/>
      </w:r>
      <w:r>
        <w:rPr>
          <w:noProof/>
        </w:rPr>
        <w:fldChar w:fldCharType="begin"/>
      </w:r>
      <w:r>
        <w:rPr>
          <w:noProof/>
        </w:rPr>
        <w:instrText xml:space="preserve"> PAGEREF _Toc520280149 \h </w:instrText>
      </w:r>
      <w:r>
        <w:rPr>
          <w:noProof/>
        </w:rPr>
      </w:r>
      <w:r>
        <w:rPr>
          <w:noProof/>
        </w:rPr>
        <w:fldChar w:fldCharType="separate"/>
      </w:r>
      <w:r w:rsidR="00597818">
        <w:rPr>
          <w:noProof/>
        </w:rPr>
        <w:t>12</w:t>
      </w:r>
      <w:r>
        <w:rPr>
          <w:noProof/>
        </w:rPr>
        <w:fldChar w:fldCharType="end"/>
      </w:r>
    </w:p>
    <w:p w14:paraId="141E44CD" w14:textId="0A1F0D3A" w:rsidR="00760276" w:rsidRDefault="00760276" w:rsidP="00597818">
      <w:pPr>
        <w:pStyle w:val="TOC1"/>
        <w:rPr>
          <w:rFonts w:asciiTheme="minorHAnsi" w:eastAsiaTheme="minorEastAsia" w:hAnsiTheme="minorHAnsi"/>
          <w:lang w:bidi="he-IL"/>
        </w:rPr>
      </w:pPr>
      <w:r w:rsidRPr="00AB1134">
        <w:t>4</w:t>
      </w:r>
      <w:r>
        <w:rPr>
          <w:rFonts w:asciiTheme="minorHAnsi" w:eastAsiaTheme="minorEastAsia" w:hAnsiTheme="minorHAnsi"/>
          <w:lang w:bidi="he-IL"/>
        </w:rPr>
        <w:tab/>
      </w:r>
      <w:r w:rsidRPr="00AB1134">
        <w:t>Subject Selection and Withdrawal</w:t>
      </w:r>
      <w:r>
        <w:tab/>
      </w:r>
      <w:r>
        <w:fldChar w:fldCharType="begin"/>
      </w:r>
      <w:r>
        <w:instrText xml:space="preserve"> PAGEREF _Toc520280150 \h </w:instrText>
      </w:r>
      <w:r>
        <w:fldChar w:fldCharType="separate"/>
      </w:r>
      <w:r w:rsidR="00597818">
        <w:t>12</w:t>
      </w:r>
      <w:r>
        <w:fldChar w:fldCharType="end"/>
      </w:r>
    </w:p>
    <w:p w14:paraId="684219F4" w14:textId="644B2616"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4.1</w:t>
      </w:r>
      <w:r>
        <w:rPr>
          <w:rFonts w:asciiTheme="minorHAnsi" w:eastAsiaTheme="minorEastAsia" w:hAnsiTheme="minorHAnsi" w:cstheme="minorBidi"/>
          <w:noProof/>
          <w:lang w:bidi="he-IL"/>
        </w:rPr>
        <w:tab/>
      </w:r>
      <w:r w:rsidRPr="00AB1134">
        <w:rPr>
          <w:rFonts w:asciiTheme="minorBidi" w:hAnsiTheme="minorBidi" w:cstheme="minorBidi"/>
          <w:noProof/>
        </w:rPr>
        <w:t>Inclusion Criteria</w:t>
      </w:r>
      <w:r>
        <w:rPr>
          <w:noProof/>
        </w:rPr>
        <w:tab/>
      </w:r>
      <w:r>
        <w:rPr>
          <w:noProof/>
        </w:rPr>
        <w:fldChar w:fldCharType="begin"/>
      </w:r>
      <w:r>
        <w:rPr>
          <w:noProof/>
        </w:rPr>
        <w:instrText xml:space="preserve"> PAGEREF _Toc520280151 \h </w:instrText>
      </w:r>
      <w:r>
        <w:rPr>
          <w:noProof/>
        </w:rPr>
      </w:r>
      <w:r>
        <w:rPr>
          <w:noProof/>
        </w:rPr>
        <w:fldChar w:fldCharType="separate"/>
      </w:r>
      <w:r w:rsidR="00597818">
        <w:rPr>
          <w:noProof/>
        </w:rPr>
        <w:t>12</w:t>
      </w:r>
      <w:r>
        <w:rPr>
          <w:noProof/>
        </w:rPr>
        <w:fldChar w:fldCharType="end"/>
      </w:r>
    </w:p>
    <w:p w14:paraId="4AEA894B" w14:textId="320106CA"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4.2</w:t>
      </w:r>
      <w:r>
        <w:rPr>
          <w:rFonts w:asciiTheme="minorHAnsi" w:eastAsiaTheme="minorEastAsia" w:hAnsiTheme="minorHAnsi" w:cstheme="minorBidi"/>
          <w:noProof/>
          <w:lang w:bidi="he-IL"/>
        </w:rPr>
        <w:tab/>
      </w:r>
      <w:r w:rsidRPr="00AB1134">
        <w:rPr>
          <w:rFonts w:asciiTheme="minorBidi" w:hAnsiTheme="minorBidi" w:cstheme="minorBidi"/>
          <w:noProof/>
        </w:rPr>
        <w:t>Exclusion Criteria</w:t>
      </w:r>
      <w:r>
        <w:rPr>
          <w:noProof/>
        </w:rPr>
        <w:tab/>
      </w:r>
      <w:r>
        <w:rPr>
          <w:noProof/>
        </w:rPr>
        <w:fldChar w:fldCharType="begin"/>
      </w:r>
      <w:r>
        <w:rPr>
          <w:noProof/>
        </w:rPr>
        <w:instrText xml:space="preserve"> PAGEREF _Toc520280152 \h </w:instrText>
      </w:r>
      <w:r>
        <w:rPr>
          <w:noProof/>
        </w:rPr>
      </w:r>
      <w:r>
        <w:rPr>
          <w:noProof/>
        </w:rPr>
        <w:fldChar w:fldCharType="separate"/>
      </w:r>
      <w:r w:rsidR="00597818">
        <w:rPr>
          <w:noProof/>
        </w:rPr>
        <w:t>13</w:t>
      </w:r>
      <w:r>
        <w:rPr>
          <w:noProof/>
        </w:rPr>
        <w:fldChar w:fldCharType="end"/>
      </w:r>
    </w:p>
    <w:p w14:paraId="22A1F26A" w14:textId="6C6E4354"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4.3</w:t>
      </w:r>
      <w:r>
        <w:rPr>
          <w:rFonts w:asciiTheme="minorHAnsi" w:eastAsiaTheme="minorEastAsia" w:hAnsiTheme="minorHAnsi" w:cstheme="minorBidi"/>
          <w:noProof/>
          <w:lang w:bidi="he-IL"/>
        </w:rPr>
        <w:tab/>
      </w:r>
      <w:r w:rsidRPr="00AB1134">
        <w:rPr>
          <w:rFonts w:asciiTheme="minorBidi" w:hAnsiTheme="minorBidi" w:cstheme="minorBidi"/>
          <w:noProof/>
        </w:rPr>
        <w:t>Subject Recruitment and Screening</w:t>
      </w:r>
      <w:r>
        <w:rPr>
          <w:noProof/>
        </w:rPr>
        <w:tab/>
      </w:r>
      <w:r>
        <w:rPr>
          <w:noProof/>
        </w:rPr>
        <w:fldChar w:fldCharType="begin"/>
      </w:r>
      <w:r>
        <w:rPr>
          <w:noProof/>
        </w:rPr>
        <w:instrText xml:space="preserve"> PAGEREF _Toc520280153 \h </w:instrText>
      </w:r>
      <w:r>
        <w:rPr>
          <w:noProof/>
        </w:rPr>
      </w:r>
      <w:r>
        <w:rPr>
          <w:noProof/>
        </w:rPr>
        <w:fldChar w:fldCharType="separate"/>
      </w:r>
      <w:r w:rsidR="00597818">
        <w:rPr>
          <w:noProof/>
        </w:rPr>
        <w:t>13</w:t>
      </w:r>
      <w:r>
        <w:rPr>
          <w:noProof/>
        </w:rPr>
        <w:fldChar w:fldCharType="end"/>
      </w:r>
    </w:p>
    <w:p w14:paraId="39DDA320" w14:textId="5D19E673"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4.4</w:t>
      </w:r>
      <w:r>
        <w:rPr>
          <w:rFonts w:asciiTheme="minorHAnsi" w:eastAsiaTheme="minorEastAsia" w:hAnsiTheme="minorHAnsi" w:cstheme="minorBidi"/>
          <w:noProof/>
          <w:lang w:bidi="he-IL"/>
        </w:rPr>
        <w:tab/>
      </w:r>
      <w:r w:rsidRPr="00AB1134">
        <w:rPr>
          <w:rFonts w:asciiTheme="minorBidi" w:hAnsiTheme="minorBidi" w:cstheme="minorBidi"/>
          <w:noProof/>
        </w:rPr>
        <w:t>Local Number of Participants:</w:t>
      </w:r>
      <w:r>
        <w:rPr>
          <w:noProof/>
        </w:rPr>
        <w:tab/>
      </w:r>
      <w:r>
        <w:rPr>
          <w:noProof/>
        </w:rPr>
        <w:fldChar w:fldCharType="begin"/>
      </w:r>
      <w:r>
        <w:rPr>
          <w:noProof/>
        </w:rPr>
        <w:instrText xml:space="preserve"> PAGEREF _Toc520280154 \h </w:instrText>
      </w:r>
      <w:r>
        <w:rPr>
          <w:noProof/>
        </w:rPr>
      </w:r>
      <w:r>
        <w:rPr>
          <w:noProof/>
        </w:rPr>
        <w:fldChar w:fldCharType="separate"/>
      </w:r>
      <w:r w:rsidR="00597818">
        <w:rPr>
          <w:noProof/>
        </w:rPr>
        <w:t>13</w:t>
      </w:r>
      <w:r>
        <w:rPr>
          <w:noProof/>
        </w:rPr>
        <w:fldChar w:fldCharType="end"/>
      </w:r>
    </w:p>
    <w:p w14:paraId="06C7DB92" w14:textId="45AAAA36"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4.5</w:t>
      </w:r>
      <w:r>
        <w:rPr>
          <w:rFonts w:asciiTheme="minorHAnsi" w:eastAsiaTheme="minorEastAsia" w:hAnsiTheme="minorHAnsi" w:cstheme="minorBidi"/>
          <w:noProof/>
          <w:lang w:bidi="he-IL"/>
        </w:rPr>
        <w:tab/>
      </w:r>
      <w:r w:rsidRPr="00AB1134">
        <w:rPr>
          <w:rFonts w:asciiTheme="minorBidi" w:hAnsiTheme="minorBidi" w:cstheme="minorBidi"/>
          <w:noProof/>
        </w:rPr>
        <w:t>Early Withdrawal of Subjects</w:t>
      </w:r>
      <w:r>
        <w:rPr>
          <w:noProof/>
        </w:rPr>
        <w:tab/>
      </w:r>
      <w:r>
        <w:rPr>
          <w:noProof/>
        </w:rPr>
        <w:fldChar w:fldCharType="begin"/>
      </w:r>
      <w:r>
        <w:rPr>
          <w:noProof/>
        </w:rPr>
        <w:instrText xml:space="preserve"> PAGEREF _Toc520280155 \h </w:instrText>
      </w:r>
      <w:r>
        <w:rPr>
          <w:noProof/>
        </w:rPr>
      </w:r>
      <w:r>
        <w:rPr>
          <w:noProof/>
        </w:rPr>
        <w:fldChar w:fldCharType="separate"/>
      </w:r>
      <w:r w:rsidR="00597818">
        <w:rPr>
          <w:noProof/>
        </w:rPr>
        <w:t>13</w:t>
      </w:r>
      <w:r>
        <w:rPr>
          <w:noProof/>
        </w:rPr>
        <w:fldChar w:fldCharType="end"/>
      </w:r>
    </w:p>
    <w:p w14:paraId="3C3F1474" w14:textId="3F50AAB1" w:rsidR="00760276" w:rsidRDefault="00760276" w:rsidP="00597818">
      <w:pPr>
        <w:pStyle w:val="TOC1"/>
        <w:rPr>
          <w:rFonts w:asciiTheme="minorHAnsi" w:eastAsiaTheme="minorEastAsia" w:hAnsiTheme="minorHAnsi" w:cstheme="minorBidi"/>
          <w:lang w:bidi="he-IL"/>
        </w:rPr>
      </w:pPr>
      <w:r w:rsidRPr="00AB1134">
        <w:rPr>
          <w:rFonts w:asciiTheme="minorBidi" w:hAnsiTheme="minorBidi" w:cstheme="minorBidi"/>
        </w:rPr>
        <w:t>5</w:t>
      </w:r>
      <w:r>
        <w:rPr>
          <w:rFonts w:asciiTheme="minorHAnsi" w:eastAsiaTheme="minorEastAsia" w:hAnsiTheme="minorHAnsi" w:cstheme="minorBidi"/>
          <w:lang w:bidi="he-IL"/>
        </w:rPr>
        <w:tab/>
      </w:r>
      <w:r w:rsidRPr="00AB1134">
        <w:rPr>
          <w:rFonts w:asciiTheme="minorBidi" w:hAnsiTheme="minorBidi" w:cstheme="minorBidi"/>
        </w:rPr>
        <w:t>Study Software</w:t>
      </w:r>
      <w:r>
        <w:tab/>
      </w:r>
      <w:r>
        <w:fldChar w:fldCharType="begin"/>
      </w:r>
      <w:r>
        <w:instrText xml:space="preserve"> PAGEREF _Toc520280156 \h </w:instrText>
      </w:r>
      <w:r>
        <w:fldChar w:fldCharType="separate"/>
      </w:r>
      <w:r w:rsidR="00597818">
        <w:t>13</w:t>
      </w:r>
      <w:r>
        <w:fldChar w:fldCharType="end"/>
      </w:r>
    </w:p>
    <w:p w14:paraId="5B008A9E" w14:textId="14B1104F"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5.1</w:t>
      </w:r>
      <w:r>
        <w:rPr>
          <w:rFonts w:asciiTheme="minorHAnsi" w:eastAsiaTheme="minorEastAsia" w:hAnsiTheme="minorHAnsi" w:cstheme="minorBidi"/>
          <w:noProof/>
          <w:lang w:bidi="he-IL"/>
        </w:rPr>
        <w:tab/>
      </w:r>
      <w:r w:rsidRPr="00AB1134">
        <w:rPr>
          <w:rFonts w:asciiTheme="minorBidi" w:hAnsiTheme="minorBidi" w:cstheme="minorBidi"/>
          <w:noProof/>
        </w:rPr>
        <w:t>Description</w:t>
      </w:r>
      <w:r>
        <w:rPr>
          <w:noProof/>
        </w:rPr>
        <w:tab/>
      </w:r>
      <w:r>
        <w:rPr>
          <w:noProof/>
        </w:rPr>
        <w:fldChar w:fldCharType="begin"/>
      </w:r>
      <w:r>
        <w:rPr>
          <w:noProof/>
        </w:rPr>
        <w:instrText xml:space="preserve"> PAGEREF _Toc520280157 \h </w:instrText>
      </w:r>
      <w:r>
        <w:rPr>
          <w:noProof/>
        </w:rPr>
      </w:r>
      <w:r>
        <w:rPr>
          <w:noProof/>
        </w:rPr>
        <w:fldChar w:fldCharType="separate"/>
      </w:r>
      <w:r w:rsidR="00597818">
        <w:rPr>
          <w:noProof/>
        </w:rPr>
        <w:t>13</w:t>
      </w:r>
      <w:r>
        <w:rPr>
          <w:noProof/>
        </w:rPr>
        <w:fldChar w:fldCharType="end"/>
      </w:r>
    </w:p>
    <w:p w14:paraId="3ED2BF7E" w14:textId="67CB6F87" w:rsidR="00760276" w:rsidRDefault="00760276" w:rsidP="00597818">
      <w:pPr>
        <w:pStyle w:val="TOC1"/>
        <w:rPr>
          <w:rFonts w:asciiTheme="minorHAnsi" w:eastAsiaTheme="minorEastAsia" w:hAnsiTheme="minorHAnsi" w:cstheme="minorBidi"/>
          <w:lang w:bidi="he-IL"/>
        </w:rPr>
      </w:pPr>
      <w:r w:rsidRPr="00AB1134">
        <w:rPr>
          <w:rFonts w:asciiTheme="minorBidi" w:hAnsiTheme="minorBidi" w:cstheme="minorBidi"/>
        </w:rPr>
        <w:t>6</w:t>
      </w:r>
      <w:r>
        <w:rPr>
          <w:rFonts w:asciiTheme="minorHAnsi" w:eastAsiaTheme="minorEastAsia" w:hAnsiTheme="minorHAnsi" w:cstheme="minorBidi"/>
          <w:lang w:bidi="he-IL"/>
        </w:rPr>
        <w:tab/>
      </w:r>
      <w:r w:rsidRPr="00AB1134">
        <w:rPr>
          <w:rFonts w:asciiTheme="minorBidi" w:hAnsiTheme="minorBidi" w:cstheme="minorBidi"/>
        </w:rPr>
        <w:t>Study Procedures</w:t>
      </w:r>
      <w:r>
        <w:tab/>
      </w:r>
      <w:r>
        <w:fldChar w:fldCharType="begin"/>
      </w:r>
      <w:r>
        <w:instrText xml:space="preserve"> PAGEREF _Toc520280158 \h </w:instrText>
      </w:r>
      <w:r>
        <w:fldChar w:fldCharType="separate"/>
      </w:r>
      <w:r w:rsidR="00597818">
        <w:t>14</w:t>
      </w:r>
      <w:r>
        <w:fldChar w:fldCharType="end"/>
      </w:r>
    </w:p>
    <w:p w14:paraId="3609146C" w14:textId="02827D2A" w:rsidR="00760276" w:rsidRDefault="00760276" w:rsidP="00597818">
      <w:pPr>
        <w:pStyle w:val="TOC1"/>
        <w:rPr>
          <w:rFonts w:asciiTheme="minorHAnsi" w:eastAsiaTheme="minorEastAsia" w:hAnsiTheme="minorHAnsi" w:cstheme="minorBidi"/>
          <w:lang w:bidi="he-IL"/>
        </w:rPr>
      </w:pPr>
      <w:r>
        <w:t>7</w:t>
      </w:r>
      <w:r>
        <w:rPr>
          <w:rFonts w:asciiTheme="minorHAnsi" w:eastAsiaTheme="minorEastAsia" w:hAnsiTheme="minorHAnsi" w:cstheme="minorBidi"/>
          <w:lang w:bidi="he-IL"/>
        </w:rPr>
        <w:tab/>
      </w:r>
      <w:r>
        <w:t>Risk/Benefits</w:t>
      </w:r>
      <w:r>
        <w:tab/>
      </w:r>
      <w:r>
        <w:fldChar w:fldCharType="begin"/>
      </w:r>
      <w:r>
        <w:instrText xml:space="preserve"> PAGEREF _Toc520280159 \h </w:instrText>
      </w:r>
      <w:r>
        <w:fldChar w:fldCharType="separate"/>
      </w:r>
      <w:r w:rsidR="00597818">
        <w:t>14</w:t>
      </w:r>
      <w:r>
        <w:fldChar w:fldCharType="end"/>
      </w:r>
    </w:p>
    <w:p w14:paraId="1561504C" w14:textId="6308760B" w:rsidR="00760276" w:rsidRDefault="00760276" w:rsidP="00597818">
      <w:pPr>
        <w:pStyle w:val="TOC1"/>
        <w:rPr>
          <w:rFonts w:asciiTheme="minorHAnsi" w:eastAsiaTheme="minorEastAsia" w:hAnsiTheme="minorHAnsi" w:cstheme="minorBidi"/>
          <w:lang w:bidi="he-IL"/>
        </w:rPr>
      </w:pPr>
      <w:r>
        <w:t>8</w:t>
      </w:r>
      <w:r>
        <w:rPr>
          <w:rFonts w:asciiTheme="minorHAnsi" w:eastAsiaTheme="minorEastAsia" w:hAnsiTheme="minorHAnsi" w:cstheme="minorBidi"/>
          <w:lang w:bidi="he-IL"/>
        </w:rPr>
        <w:tab/>
      </w:r>
      <w:r>
        <w:t>Sharing of Results with Participants</w:t>
      </w:r>
      <w:r>
        <w:tab/>
      </w:r>
      <w:r>
        <w:fldChar w:fldCharType="begin"/>
      </w:r>
      <w:r>
        <w:instrText xml:space="preserve"> PAGEREF _Toc520280160 \h </w:instrText>
      </w:r>
      <w:r>
        <w:fldChar w:fldCharType="separate"/>
      </w:r>
      <w:r w:rsidR="00597818">
        <w:t>14</w:t>
      </w:r>
      <w:r>
        <w:fldChar w:fldCharType="end"/>
      </w:r>
    </w:p>
    <w:p w14:paraId="51523E03" w14:textId="56A57045" w:rsidR="00760276" w:rsidRDefault="00760276" w:rsidP="00597818">
      <w:pPr>
        <w:pStyle w:val="TOC1"/>
        <w:rPr>
          <w:rFonts w:asciiTheme="minorHAnsi" w:eastAsiaTheme="minorEastAsia" w:hAnsiTheme="minorHAnsi" w:cstheme="minorBidi"/>
          <w:lang w:bidi="he-IL"/>
        </w:rPr>
      </w:pPr>
      <w:r w:rsidRPr="00AB1134">
        <w:rPr>
          <w:rFonts w:asciiTheme="minorBidi" w:hAnsiTheme="minorBidi" w:cstheme="minorBidi"/>
        </w:rPr>
        <w:t>9</w:t>
      </w:r>
      <w:r>
        <w:rPr>
          <w:rFonts w:asciiTheme="minorHAnsi" w:eastAsiaTheme="minorEastAsia" w:hAnsiTheme="minorHAnsi" w:cstheme="minorBidi"/>
          <w:lang w:bidi="he-IL"/>
        </w:rPr>
        <w:tab/>
      </w:r>
      <w:r w:rsidRPr="00AB1134">
        <w:rPr>
          <w:rFonts w:asciiTheme="minorBidi" w:hAnsiTheme="minorBidi" w:cstheme="minorBidi"/>
        </w:rPr>
        <w:t>Statistical Procedures</w:t>
      </w:r>
      <w:r>
        <w:tab/>
      </w:r>
      <w:r>
        <w:fldChar w:fldCharType="begin"/>
      </w:r>
      <w:r>
        <w:instrText xml:space="preserve"> PAGEREF _Toc520280161 \h </w:instrText>
      </w:r>
      <w:r>
        <w:fldChar w:fldCharType="separate"/>
      </w:r>
      <w:r w:rsidR="00597818">
        <w:t>15</w:t>
      </w:r>
      <w:r>
        <w:fldChar w:fldCharType="end"/>
      </w:r>
    </w:p>
    <w:p w14:paraId="5B21E117" w14:textId="23D0E39B"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9.1</w:t>
      </w:r>
      <w:r>
        <w:rPr>
          <w:rFonts w:asciiTheme="minorHAnsi" w:eastAsiaTheme="minorEastAsia" w:hAnsiTheme="minorHAnsi" w:cstheme="minorBidi"/>
          <w:noProof/>
          <w:lang w:bidi="he-IL"/>
        </w:rPr>
        <w:tab/>
      </w:r>
      <w:r w:rsidRPr="00AB1134">
        <w:rPr>
          <w:rFonts w:asciiTheme="minorBidi" w:hAnsiTheme="minorBidi" w:cstheme="minorBidi"/>
          <w:noProof/>
        </w:rPr>
        <w:t>Statistical Methods</w:t>
      </w:r>
      <w:r>
        <w:rPr>
          <w:noProof/>
        </w:rPr>
        <w:tab/>
      </w:r>
      <w:r>
        <w:rPr>
          <w:noProof/>
        </w:rPr>
        <w:fldChar w:fldCharType="begin"/>
      </w:r>
      <w:r>
        <w:rPr>
          <w:noProof/>
        </w:rPr>
        <w:instrText xml:space="preserve"> PAGEREF _Toc520280162 \h </w:instrText>
      </w:r>
      <w:r>
        <w:rPr>
          <w:noProof/>
        </w:rPr>
      </w:r>
      <w:r>
        <w:rPr>
          <w:noProof/>
        </w:rPr>
        <w:fldChar w:fldCharType="separate"/>
      </w:r>
      <w:r w:rsidR="00597818">
        <w:rPr>
          <w:noProof/>
        </w:rPr>
        <w:t>15</w:t>
      </w:r>
      <w:r>
        <w:rPr>
          <w:noProof/>
        </w:rPr>
        <w:fldChar w:fldCharType="end"/>
      </w:r>
    </w:p>
    <w:p w14:paraId="3DC50DB1" w14:textId="1FB8714D"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9.2</w:t>
      </w:r>
      <w:r>
        <w:rPr>
          <w:rFonts w:asciiTheme="minorHAnsi" w:eastAsiaTheme="minorEastAsia" w:hAnsiTheme="minorHAnsi" w:cstheme="minorBidi"/>
          <w:noProof/>
          <w:lang w:bidi="he-IL"/>
        </w:rPr>
        <w:tab/>
      </w:r>
      <w:r w:rsidRPr="00AB1134">
        <w:rPr>
          <w:rFonts w:asciiTheme="minorBidi" w:hAnsiTheme="minorBidi" w:cstheme="minorBidi"/>
          <w:noProof/>
        </w:rPr>
        <w:t>Sample Size Determination</w:t>
      </w:r>
      <w:r>
        <w:rPr>
          <w:noProof/>
        </w:rPr>
        <w:tab/>
      </w:r>
      <w:r>
        <w:rPr>
          <w:noProof/>
        </w:rPr>
        <w:fldChar w:fldCharType="begin"/>
      </w:r>
      <w:r>
        <w:rPr>
          <w:noProof/>
        </w:rPr>
        <w:instrText xml:space="preserve"> PAGEREF _Toc520280163 \h </w:instrText>
      </w:r>
      <w:r>
        <w:rPr>
          <w:noProof/>
        </w:rPr>
      </w:r>
      <w:r>
        <w:rPr>
          <w:noProof/>
        </w:rPr>
        <w:fldChar w:fldCharType="separate"/>
      </w:r>
      <w:r w:rsidR="00597818">
        <w:rPr>
          <w:noProof/>
        </w:rPr>
        <w:t>15</w:t>
      </w:r>
      <w:r>
        <w:rPr>
          <w:noProof/>
        </w:rPr>
        <w:fldChar w:fldCharType="end"/>
      </w:r>
    </w:p>
    <w:p w14:paraId="4BAB0D13" w14:textId="01DF4F19"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9.3</w:t>
      </w:r>
      <w:r>
        <w:rPr>
          <w:rFonts w:asciiTheme="minorHAnsi" w:eastAsiaTheme="minorEastAsia" w:hAnsiTheme="minorHAnsi" w:cstheme="minorBidi"/>
          <w:noProof/>
          <w:lang w:bidi="he-IL"/>
        </w:rPr>
        <w:tab/>
      </w:r>
      <w:r w:rsidRPr="00AB1134">
        <w:rPr>
          <w:rFonts w:asciiTheme="minorBidi" w:hAnsiTheme="minorBidi" w:cstheme="minorBidi"/>
          <w:noProof/>
        </w:rPr>
        <w:t>Subject Population(s) for Analysis</w:t>
      </w:r>
      <w:r>
        <w:rPr>
          <w:noProof/>
        </w:rPr>
        <w:tab/>
      </w:r>
      <w:r>
        <w:rPr>
          <w:noProof/>
        </w:rPr>
        <w:fldChar w:fldCharType="begin"/>
      </w:r>
      <w:r>
        <w:rPr>
          <w:noProof/>
        </w:rPr>
        <w:instrText xml:space="preserve"> PAGEREF _Toc520280164 \h </w:instrText>
      </w:r>
      <w:r>
        <w:rPr>
          <w:noProof/>
        </w:rPr>
      </w:r>
      <w:r>
        <w:rPr>
          <w:noProof/>
        </w:rPr>
        <w:fldChar w:fldCharType="separate"/>
      </w:r>
      <w:r w:rsidR="00597818">
        <w:rPr>
          <w:noProof/>
        </w:rPr>
        <w:t>15</w:t>
      </w:r>
      <w:r>
        <w:rPr>
          <w:noProof/>
        </w:rPr>
        <w:fldChar w:fldCharType="end"/>
      </w:r>
    </w:p>
    <w:p w14:paraId="7C218091" w14:textId="6EEA276E" w:rsidR="00760276" w:rsidRDefault="00760276" w:rsidP="00597818">
      <w:pPr>
        <w:pStyle w:val="TOC1"/>
        <w:rPr>
          <w:rFonts w:asciiTheme="minorHAnsi" w:eastAsiaTheme="minorEastAsia" w:hAnsiTheme="minorHAnsi" w:cstheme="minorBidi"/>
          <w:lang w:bidi="he-IL"/>
        </w:rPr>
      </w:pPr>
      <w:r w:rsidRPr="00AB1134">
        <w:rPr>
          <w:rFonts w:asciiTheme="minorBidi" w:hAnsiTheme="minorBidi" w:cstheme="minorBidi"/>
        </w:rPr>
        <w:t>10</w:t>
      </w:r>
      <w:r>
        <w:rPr>
          <w:rFonts w:asciiTheme="minorHAnsi" w:eastAsiaTheme="minorEastAsia" w:hAnsiTheme="minorHAnsi" w:cstheme="minorBidi"/>
          <w:lang w:bidi="he-IL"/>
        </w:rPr>
        <w:tab/>
      </w:r>
      <w:r w:rsidRPr="00AB1134">
        <w:rPr>
          <w:rFonts w:asciiTheme="minorBidi" w:hAnsiTheme="minorBidi" w:cstheme="minorBidi"/>
        </w:rPr>
        <w:t>Safety and Adverse Events</w:t>
      </w:r>
      <w:r>
        <w:tab/>
      </w:r>
      <w:r>
        <w:fldChar w:fldCharType="begin"/>
      </w:r>
      <w:r>
        <w:instrText xml:space="preserve"> PAGEREF _Toc520280165 \h </w:instrText>
      </w:r>
      <w:r>
        <w:fldChar w:fldCharType="separate"/>
      </w:r>
      <w:r w:rsidR="00597818">
        <w:t>15</w:t>
      </w:r>
      <w:r>
        <w:fldChar w:fldCharType="end"/>
      </w:r>
    </w:p>
    <w:p w14:paraId="2C4E45BF" w14:textId="27F78D64"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10.1</w:t>
      </w:r>
      <w:r>
        <w:rPr>
          <w:rFonts w:asciiTheme="minorHAnsi" w:eastAsiaTheme="minorEastAsia" w:hAnsiTheme="minorHAnsi" w:cstheme="minorBidi"/>
          <w:noProof/>
          <w:lang w:bidi="he-IL"/>
        </w:rPr>
        <w:tab/>
      </w:r>
      <w:r w:rsidRPr="00AB1134">
        <w:rPr>
          <w:rFonts w:asciiTheme="minorBidi" w:hAnsiTheme="minorBidi" w:cstheme="minorBidi"/>
          <w:noProof/>
        </w:rPr>
        <w:t>Definitions</w:t>
      </w:r>
      <w:r>
        <w:rPr>
          <w:noProof/>
        </w:rPr>
        <w:tab/>
      </w:r>
      <w:r>
        <w:rPr>
          <w:noProof/>
        </w:rPr>
        <w:fldChar w:fldCharType="begin"/>
      </w:r>
      <w:r>
        <w:rPr>
          <w:noProof/>
        </w:rPr>
        <w:instrText xml:space="preserve"> PAGEREF _Toc520280166 \h </w:instrText>
      </w:r>
      <w:r>
        <w:rPr>
          <w:noProof/>
        </w:rPr>
      </w:r>
      <w:r>
        <w:rPr>
          <w:noProof/>
        </w:rPr>
        <w:fldChar w:fldCharType="separate"/>
      </w:r>
      <w:r w:rsidR="00597818">
        <w:rPr>
          <w:noProof/>
        </w:rPr>
        <w:t>15</w:t>
      </w:r>
      <w:r>
        <w:rPr>
          <w:noProof/>
        </w:rPr>
        <w:fldChar w:fldCharType="end"/>
      </w:r>
    </w:p>
    <w:p w14:paraId="51D668A8" w14:textId="5EF80B6B"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10.2</w:t>
      </w:r>
      <w:r>
        <w:rPr>
          <w:rFonts w:asciiTheme="minorHAnsi" w:eastAsiaTheme="minorEastAsia" w:hAnsiTheme="minorHAnsi" w:cstheme="minorBidi"/>
          <w:noProof/>
          <w:lang w:bidi="he-IL"/>
        </w:rPr>
        <w:tab/>
      </w:r>
      <w:r w:rsidRPr="00AB1134">
        <w:rPr>
          <w:rFonts w:asciiTheme="minorBidi" w:hAnsiTheme="minorBidi" w:cstheme="minorBidi"/>
          <w:noProof/>
        </w:rPr>
        <w:t>Recording and Reporting of Adverse Events</w:t>
      </w:r>
      <w:r>
        <w:rPr>
          <w:noProof/>
        </w:rPr>
        <w:tab/>
      </w:r>
      <w:r>
        <w:rPr>
          <w:noProof/>
        </w:rPr>
        <w:fldChar w:fldCharType="begin"/>
      </w:r>
      <w:r>
        <w:rPr>
          <w:noProof/>
        </w:rPr>
        <w:instrText xml:space="preserve"> PAGEREF _Toc520280167 \h </w:instrText>
      </w:r>
      <w:r>
        <w:rPr>
          <w:noProof/>
        </w:rPr>
      </w:r>
      <w:r>
        <w:rPr>
          <w:noProof/>
        </w:rPr>
        <w:fldChar w:fldCharType="separate"/>
      </w:r>
      <w:r w:rsidR="00597818">
        <w:rPr>
          <w:noProof/>
        </w:rPr>
        <w:t>16</w:t>
      </w:r>
      <w:r>
        <w:rPr>
          <w:noProof/>
        </w:rPr>
        <w:fldChar w:fldCharType="end"/>
      </w:r>
    </w:p>
    <w:p w14:paraId="2979DEAF" w14:textId="6CDAFCC2"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10.3</w:t>
      </w:r>
      <w:r>
        <w:rPr>
          <w:rFonts w:asciiTheme="minorHAnsi" w:eastAsiaTheme="minorEastAsia" w:hAnsiTheme="minorHAnsi" w:cstheme="minorBidi"/>
          <w:noProof/>
          <w:lang w:bidi="he-IL"/>
        </w:rPr>
        <w:tab/>
      </w:r>
      <w:r w:rsidRPr="00AB1134">
        <w:rPr>
          <w:rFonts w:asciiTheme="minorBidi" w:hAnsiTheme="minorBidi" w:cstheme="minorBidi"/>
          <w:noProof/>
        </w:rPr>
        <w:t>Randomization Codes and Unblinding Procedures</w:t>
      </w:r>
      <w:r>
        <w:rPr>
          <w:noProof/>
        </w:rPr>
        <w:tab/>
      </w:r>
      <w:r>
        <w:rPr>
          <w:noProof/>
        </w:rPr>
        <w:fldChar w:fldCharType="begin"/>
      </w:r>
      <w:r>
        <w:rPr>
          <w:noProof/>
        </w:rPr>
        <w:instrText xml:space="preserve"> PAGEREF _Toc520280168 \h </w:instrText>
      </w:r>
      <w:r>
        <w:rPr>
          <w:noProof/>
        </w:rPr>
      </w:r>
      <w:r>
        <w:rPr>
          <w:noProof/>
        </w:rPr>
        <w:fldChar w:fldCharType="separate"/>
      </w:r>
      <w:r w:rsidR="00597818">
        <w:rPr>
          <w:noProof/>
        </w:rPr>
        <w:t>16</w:t>
      </w:r>
      <w:r>
        <w:rPr>
          <w:noProof/>
        </w:rPr>
        <w:fldChar w:fldCharType="end"/>
      </w:r>
    </w:p>
    <w:p w14:paraId="43609765" w14:textId="281F861B"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10.4</w:t>
      </w:r>
      <w:r>
        <w:rPr>
          <w:rFonts w:asciiTheme="minorHAnsi" w:eastAsiaTheme="minorEastAsia" w:hAnsiTheme="minorHAnsi" w:cstheme="minorBidi"/>
          <w:noProof/>
          <w:lang w:bidi="he-IL"/>
        </w:rPr>
        <w:tab/>
      </w:r>
      <w:r w:rsidRPr="00AB1134">
        <w:rPr>
          <w:rFonts w:asciiTheme="minorBidi" w:hAnsiTheme="minorBidi" w:cstheme="minorBidi"/>
          <w:noProof/>
        </w:rPr>
        <w:t>Stopping Rules</w:t>
      </w:r>
      <w:r>
        <w:rPr>
          <w:noProof/>
        </w:rPr>
        <w:tab/>
      </w:r>
      <w:r>
        <w:rPr>
          <w:noProof/>
        </w:rPr>
        <w:fldChar w:fldCharType="begin"/>
      </w:r>
      <w:r>
        <w:rPr>
          <w:noProof/>
        </w:rPr>
        <w:instrText xml:space="preserve"> PAGEREF _Toc520280169 \h </w:instrText>
      </w:r>
      <w:r>
        <w:rPr>
          <w:noProof/>
        </w:rPr>
      </w:r>
      <w:r>
        <w:rPr>
          <w:noProof/>
        </w:rPr>
        <w:fldChar w:fldCharType="separate"/>
      </w:r>
      <w:r w:rsidR="00597818">
        <w:rPr>
          <w:noProof/>
        </w:rPr>
        <w:t>16</w:t>
      </w:r>
      <w:r>
        <w:rPr>
          <w:noProof/>
        </w:rPr>
        <w:fldChar w:fldCharType="end"/>
      </w:r>
    </w:p>
    <w:p w14:paraId="6B9CE3E4" w14:textId="5C687560"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10.5</w:t>
      </w:r>
      <w:r>
        <w:rPr>
          <w:rFonts w:asciiTheme="minorHAnsi" w:eastAsiaTheme="minorEastAsia" w:hAnsiTheme="minorHAnsi" w:cstheme="minorBidi"/>
          <w:noProof/>
          <w:lang w:bidi="he-IL"/>
        </w:rPr>
        <w:tab/>
      </w:r>
      <w:r w:rsidRPr="00AB1134">
        <w:rPr>
          <w:rFonts w:asciiTheme="minorBidi" w:hAnsiTheme="minorBidi" w:cstheme="minorBidi"/>
          <w:noProof/>
        </w:rPr>
        <w:t>Medical Monitoring</w:t>
      </w:r>
      <w:r>
        <w:rPr>
          <w:noProof/>
        </w:rPr>
        <w:tab/>
      </w:r>
      <w:r>
        <w:rPr>
          <w:noProof/>
        </w:rPr>
        <w:fldChar w:fldCharType="begin"/>
      </w:r>
      <w:r>
        <w:rPr>
          <w:noProof/>
        </w:rPr>
        <w:instrText xml:space="preserve"> PAGEREF _Toc520280170 \h </w:instrText>
      </w:r>
      <w:r>
        <w:rPr>
          <w:noProof/>
        </w:rPr>
      </w:r>
      <w:r>
        <w:rPr>
          <w:noProof/>
        </w:rPr>
        <w:fldChar w:fldCharType="separate"/>
      </w:r>
      <w:r w:rsidR="00597818">
        <w:rPr>
          <w:noProof/>
        </w:rPr>
        <w:t>16</w:t>
      </w:r>
      <w:r>
        <w:rPr>
          <w:noProof/>
        </w:rPr>
        <w:fldChar w:fldCharType="end"/>
      </w:r>
    </w:p>
    <w:p w14:paraId="7CDF98BC" w14:textId="2E6BCD3A" w:rsidR="00760276" w:rsidRDefault="00760276" w:rsidP="00597818">
      <w:pPr>
        <w:pStyle w:val="TOC1"/>
        <w:rPr>
          <w:rFonts w:asciiTheme="minorHAnsi" w:eastAsiaTheme="minorEastAsia" w:hAnsiTheme="minorHAnsi"/>
          <w:lang w:bidi="he-IL"/>
        </w:rPr>
      </w:pPr>
      <w:r w:rsidRPr="00AB1134">
        <w:t>11</w:t>
      </w:r>
      <w:r>
        <w:rPr>
          <w:rFonts w:asciiTheme="minorHAnsi" w:eastAsiaTheme="minorEastAsia" w:hAnsiTheme="minorHAnsi"/>
          <w:lang w:bidi="he-IL"/>
        </w:rPr>
        <w:tab/>
      </w:r>
      <w:r w:rsidRPr="00AB1134">
        <w:t>Data Handling and Record Keeping</w:t>
      </w:r>
      <w:r>
        <w:tab/>
      </w:r>
      <w:r>
        <w:fldChar w:fldCharType="begin"/>
      </w:r>
      <w:r>
        <w:instrText xml:space="preserve"> PAGEREF _Toc520280171 \h </w:instrText>
      </w:r>
      <w:r>
        <w:fldChar w:fldCharType="separate"/>
      </w:r>
      <w:r w:rsidR="00597818">
        <w:t>16</w:t>
      </w:r>
      <w:r>
        <w:fldChar w:fldCharType="end"/>
      </w:r>
    </w:p>
    <w:p w14:paraId="28F36EB1" w14:textId="78ACEC61"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11.1</w:t>
      </w:r>
      <w:r>
        <w:rPr>
          <w:rFonts w:asciiTheme="minorHAnsi" w:eastAsiaTheme="minorEastAsia" w:hAnsiTheme="minorHAnsi" w:cstheme="minorBidi"/>
          <w:noProof/>
          <w:lang w:bidi="he-IL"/>
        </w:rPr>
        <w:tab/>
      </w:r>
      <w:r w:rsidRPr="00AB1134">
        <w:rPr>
          <w:rFonts w:asciiTheme="minorBidi" w:hAnsiTheme="minorBidi" w:cstheme="minorBidi"/>
          <w:noProof/>
        </w:rPr>
        <w:t>Confidentiality</w:t>
      </w:r>
      <w:r>
        <w:rPr>
          <w:noProof/>
        </w:rPr>
        <w:tab/>
      </w:r>
      <w:r>
        <w:rPr>
          <w:noProof/>
        </w:rPr>
        <w:fldChar w:fldCharType="begin"/>
      </w:r>
      <w:r>
        <w:rPr>
          <w:noProof/>
        </w:rPr>
        <w:instrText xml:space="preserve"> PAGEREF _Toc520280172 \h </w:instrText>
      </w:r>
      <w:r>
        <w:rPr>
          <w:noProof/>
        </w:rPr>
      </w:r>
      <w:r>
        <w:rPr>
          <w:noProof/>
        </w:rPr>
        <w:fldChar w:fldCharType="separate"/>
      </w:r>
      <w:r w:rsidR="00597818">
        <w:rPr>
          <w:noProof/>
        </w:rPr>
        <w:t>16</w:t>
      </w:r>
      <w:r>
        <w:rPr>
          <w:noProof/>
        </w:rPr>
        <w:fldChar w:fldCharType="end"/>
      </w:r>
    </w:p>
    <w:p w14:paraId="1DEA42A9" w14:textId="1CF53BED"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bCs/>
          <w:noProof/>
        </w:rPr>
        <w:t>11.2</w:t>
      </w:r>
      <w:r>
        <w:rPr>
          <w:rFonts w:asciiTheme="minorHAnsi" w:eastAsiaTheme="minorEastAsia" w:hAnsiTheme="minorHAnsi" w:cstheme="minorBidi"/>
          <w:noProof/>
          <w:lang w:bidi="he-IL"/>
        </w:rPr>
        <w:tab/>
      </w:r>
      <w:r>
        <w:rPr>
          <w:noProof/>
        </w:rPr>
        <w:t>Image Transfer and Storage</w:t>
      </w:r>
      <w:r>
        <w:rPr>
          <w:noProof/>
        </w:rPr>
        <w:tab/>
      </w:r>
      <w:r>
        <w:rPr>
          <w:noProof/>
        </w:rPr>
        <w:fldChar w:fldCharType="begin"/>
      </w:r>
      <w:r>
        <w:rPr>
          <w:noProof/>
        </w:rPr>
        <w:instrText xml:space="preserve"> PAGEREF _Toc520280173 \h </w:instrText>
      </w:r>
      <w:r>
        <w:rPr>
          <w:noProof/>
        </w:rPr>
      </w:r>
      <w:r>
        <w:rPr>
          <w:noProof/>
        </w:rPr>
        <w:fldChar w:fldCharType="separate"/>
      </w:r>
      <w:r w:rsidR="00597818">
        <w:rPr>
          <w:noProof/>
        </w:rPr>
        <w:t>16</w:t>
      </w:r>
      <w:r>
        <w:rPr>
          <w:noProof/>
        </w:rPr>
        <w:fldChar w:fldCharType="end"/>
      </w:r>
    </w:p>
    <w:p w14:paraId="3F0C1660" w14:textId="0708C227" w:rsidR="00760276" w:rsidRPr="00760276" w:rsidRDefault="00760276">
      <w:pPr>
        <w:pStyle w:val="TOC2"/>
        <w:tabs>
          <w:tab w:val="left" w:pos="960"/>
          <w:tab w:val="right" w:leader="dot" w:pos="9782"/>
        </w:tabs>
        <w:rPr>
          <w:rFonts w:asciiTheme="minorHAnsi" w:eastAsiaTheme="minorEastAsia" w:hAnsiTheme="minorHAnsi" w:cstheme="minorBidi"/>
          <w:noProof/>
          <w:lang w:val="fr-FR" w:bidi="he-IL"/>
        </w:rPr>
      </w:pPr>
      <w:r w:rsidRPr="00760276">
        <w:rPr>
          <w:rFonts w:asciiTheme="minorBidi" w:hAnsiTheme="minorBidi" w:cstheme="minorBidi"/>
          <w:bCs/>
          <w:noProof/>
          <w:lang w:val="fr-FR"/>
        </w:rPr>
        <w:t>11.3</w:t>
      </w:r>
      <w:r w:rsidRPr="00760276">
        <w:rPr>
          <w:rFonts w:asciiTheme="minorHAnsi" w:eastAsiaTheme="minorEastAsia" w:hAnsiTheme="minorHAnsi" w:cstheme="minorBidi"/>
          <w:noProof/>
          <w:lang w:val="fr-FR" w:bidi="he-IL"/>
        </w:rPr>
        <w:tab/>
      </w:r>
      <w:r w:rsidRPr="00760276">
        <w:rPr>
          <w:rFonts w:asciiTheme="minorBidi" w:hAnsiTheme="minorBidi" w:cstheme="minorBidi"/>
          <w:noProof/>
          <w:lang w:val="fr-FR"/>
        </w:rPr>
        <w:t>Source Documents</w:t>
      </w:r>
      <w:r w:rsidRPr="00760276">
        <w:rPr>
          <w:noProof/>
          <w:lang w:val="fr-FR"/>
        </w:rPr>
        <w:tab/>
      </w:r>
      <w:r>
        <w:rPr>
          <w:noProof/>
        </w:rPr>
        <w:fldChar w:fldCharType="begin"/>
      </w:r>
      <w:r w:rsidRPr="00760276">
        <w:rPr>
          <w:noProof/>
          <w:lang w:val="fr-FR"/>
        </w:rPr>
        <w:instrText xml:space="preserve"> PAGEREF _Toc520280174 \h </w:instrText>
      </w:r>
      <w:r>
        <w:rPr>
          <w:noProof/>
        </w:rPr>
      </w:r>
      <w:r>
        <w:rPr>
          <w:noProof/>
        </w:rPr>
        <w:fldChar w:fldCharType="separate"/>
      </w:r>
      <w:r w:rsidR="00597818">
        <w:rPr>
          <w:noProof/>
          <w:lang w:val="fr-FR"/>
        </w:rPr>
        <w:t>17</w:t>
      </w:r>
      <w:r>
        <w:rPr>
          <w:noProof/>
        </w:rPr>
        <w:fldChar w:fldCharType="end"/>
      </w:r>
    </w:p>
    <w:p w14:paraId="4DC33791" w14:textId="760CF77B" w:rsidR="00760276" w:rsidRPr="00760276" w:rsidRDefault="00760276">
      <w:pPr>
        <w:pStyle w:val="TOC2"/>
        <w:tabs>
          <w:tab w:val="left" w:pos="960"/>
          <w:tab w:val="right" w:leader="dot" w:pos="9782"/>
        </w:tabs>
        <w:rPr>
          <w:rFonts w:asciiTheme="minorHAnsi" w:eastAsiaTheme="minorEastAsia" w:hAnsiTheme="minorHAnsi" w:cstheme="minorBidi"/>
          <w:noProof/>
          <w:lang w:val="fr-FR" w:bidi="he-IL"/>
        </w:rPr>
      </w:pPr>
      <w:r w:rsidRPr="00760276">
        <w:rPr>
          <w:rFonts w:asciiTheme="minorBidi" w:hAnsiTheme="minorBidi" w:cstheme="minorBidi"/>
          <w:bCs/>
          <w:noProof/>
          <w:lang w:val="fr-FR"/>
        </w:rPr>
        <w:t>11.4</w:t>
      </w:r>
      <w:r w:rsidRPr="00760276">
        <w:rPr>
          <w:rFonts w:asciiTheme="minorHAnsi" w:eastAsiaTheme="minorEastAsia" w:hAnsiTheme="minorHAnsi" w:cstheme="minorBidi"/>
          <w:noProof/>
          <w:lang w:val="fr-FR" w:bidi="he-IL"/>
        </w:rPr>
        <w:tab/>
      </w:r>
      <w:r w:rsidRPr="00760276">
        <w:rPr>
          <w:rFonts w:asciiTheme="minorBidi" w:hAnsiTheme="minorBidi" w:cstheme="minorBidi"/>
          <w:noProof/>
          <w:lang w:val="fr-FR"/>
        </w:rPr>
        <w:t>Records Retention</w:t>
      </w:r>
      <w:r w:rsidRPr="00760276">
        <w:rPr>
          <w:noProof/>
          <w:lang w:val="fr-FR"/>
        </w:rPr>
        <w:tab/>
      </w:r>
      <w:r>
        <w:rPr>
          <w:noProof/>
        </w:rPr>
        <w:fldChar w:fldCharType="begin"/>
      </w:r>
      <w:r w:rsidRPr="00760276">
        <w:rPr>
          <w:noProof/>
          <w:lang w:val="fr-FR"/>
        </w:rPr>
        <w:instrText xml:space="preserve"> PAGEREF _Toc520280175 \h </w:instrText>
      </w:r>
      <w:r>
        <w:rPr>
          <w:noProof/>
        </w:rPr>
      </w:r>
      <w:r>
        <w:rPr>
          <w:noProof/>
        </w:rPr>
        <w:fldChar w:fldCharType="separate"/>
      </w:r>
      <w:r w:rsidR="00597818">
        <w:rPr>
          <w:noProof/>
          <w:lang w:val="fr-FR"/>
        </w:rPr>
        <w:t>17</w:t>
      </w:r>
      <w:r>
        <w:rPr>
          <w:noProof/>
        </w:rPr>
        <w:fldChar w:fldCharType="end"/>
      </w:r>
    </w:p>
    <w:p w14:paraId="55379595" w14:textId="6A7F150E" w:rsidR="00760276" w:rsidRPr="00760276" w:rsidRDefault="00760276">
      <w:pPr>
        <w:pStyle w:val="TOC2"/>
        <w:tabs>
          <w:tab w:val="left" w:pos="960"/>
          <w:tab w:val="right" w:leader="dot" w:pos="9782"/>
        </w:tabs>
        <w:rPr>
          <w:rFonts w:asciiTheme="minorHAnsi" w:eastAsiaTheme="minorEastAsia" w:hAnsiTheme="minorHAnsi" w:cstheme="minorBidi"/>
          <w:noProof/>
          <w:lang w:val="fr-FR" w:bidi="he-IL"/>
        </w:rPr>
      </w:pPr>
      <w:r w:rsidRPr="00760276">
        <w:rPr>
          <w:rFonts w:asciiTheme="minorBidi" w:hAnsiTheme="minorBidi" w:cstheme="minorBidi"/>
          <w:bCs/>
          <w:noProof/>
          <w:lang w:val="fr-FR"/>
        </w:rPr>
        <w:t>11.5</w:t>
      </w:r>
      <w:r w:rsidRPr="00760276">
        <w:rPr>
          <w:rFonts w:asciiTheme="minorHAnsi" w:eastAsiaTheme="minorEastAsia" w:hAnsiTheme="minorHAnsi" w:cstheme="minorBidi"/>
          <w:noProof/>
          <w:lang w:val="fr-FR" w:bidi="he-IL"/>
        </w:rPr>
        <w:tab/>
      </w:r>
      <w:r w:rsidRPr="00760276">
        <w:rPr>
          <w:rFonts w:asciiTheme="minorBidi" w:hAnsiTheme="minorBidi" w:cstheme="minorBidi"/>
          <w:noProof/>
          <w:lang w:val="fr-FR"/>
        </w:rPr>
        <w:t>Data Management</w:t>
      </w:r>
      <w:r w:rsidRPr="00760276">
        <w:rPr>
          <w:noProof/>
          <w:lang w:val="fr-FR"/>
        </w:rPr>
        <w:tab/>
      </w:r>
      <w:r>
        <w:rPr>
          <w:noProof/>
        </w:rPr>
        <w:fldChar w:fldCharType="begin"/>
      </w:r>
      <w:r w:rsidRPr="00760276">
        <w:rPr>
          <w:noProof/>
          <w:lang w:val="fr-FR"/>
        </w:rPr>
        <w:instrText xml:space="preserve"> PAGEREF _Toc520280176 \h </w:instrText>
      </w:r>
      <w:r>
        <w:rPr>
          <w:noProof/>
        </w:rPr>
      </w:r>
      <w:r>
        <w:rPr>
          <w:noProof/>
        </w:rPr>
        <w:fldChar w:fldCharType="separate"/>
      </w:r>
      <w:r w:rsidR="00597818">
        <w:rPr>
          <w:noProof/>
          <w:lang w:val="fr-FR"/>
        </w:rPr>
        <w:t>17</w:t>
      </w:r>
      <w:r>
        <w:rPr>
          <w:noProof/>
        </w:rPr>
        <w:fldChar w:fldCharType="end"/>
      </w:r>
    </w:p>
    <w:p w14:paraId="50726226" w14:textId="28579F2A" w:rsidR="00760276" w:rsidRDefault="00760276" w:rsidP="00597818">
      <w:pPr>
        <w:pStyle w:val="TOC1"/>
        <w:rPr>
          <w:rFonts w:asciiTheme="minorHAnsi" w:eastAsiaTheme="minorEastAsia" w:hAnsiTheme="minorHAnsi"/>
          <w:lang w:bidi="he-IL"/>
        </w:rPr>
      </w:pPr>
      <w:r w:rsidRPr="00AB1134">
        <w:t>12</w:t>
      </w:r>
      <w:r>
        <w:rPr>
          <w:rFonts w:asciiTheme="minorHAnsi" w:eastAsiaTheme="minorEastAsia" w:hAnsiTheme="minorHAnsi"/>
          <w:lang w:bidi="he-IL"/>
        </w:rPr>
        <w:tab/>
      </w:r>
      <w:r w:rsidRPr="00AB1134">
        <w:t>Study Monitoring, Auditing, and Inspecting</w:t>
      </w:r>
      <w:r>
        <w:tab/>
      </w:r>
      <w:r>
        <w:fldChar w:fldCharType="begin"/>
      </w:r>
      <w:r>
        <w:instrText xml:space="preserve"> PAGEREF _Toc520280177 \h </w:instrText>
      </w:r>
      <w:r>
        <w:fldChar w:fldCharType="separate"/>
      </w:r>
      <w:r w:rsidR="00597818">
        <w:t>17</w:t>
      </w:r>
      <w:r>
        <w:fldChar w:fldCharType="end"/>
      </w:r>
    </w:p>
    <w:p w14:paraId="4F2C30A8" w14:textId="4481E95F" w:rsidR="00760276" w:rsidRDefault="00760276" w:rsidP="00597818">
      <w:pPr>
        <w:pStyle w:val="TOC1"/>
        <w:rPr>
          <w:rFonts w:asciiTheme="minorHAnsi" w:eastAsiaTheme="minorEastAsia" w:hAnsiTheme="minorHAnsi" w:cstheme="minorBidi"/>
          <w:lang w:bidi="he-IL"/>
        </w:rPr>
      </w:pPr>
      <w:r w:rsidRPr="00AB1134">
        <w:rPr>
          <w:rFonts w:asciiTheme="minorBidi" w:hAnsiTheme="minorBidi" w:cstheme="minorBidi"/>
        </w:rPr>
        <w:t>13</w:t>
      </w:r>
      <w:r>
        <w:rPr>
          <w:rFonts w:asciiTheme="minorHAnsi" w:eastAsiaTheme="minorEastAsia" w:hAnsiTheme="minorHAnsi" w:cstheme="minorBidi"/>
          <w:lang w:bidi="he-IL"/>
        </w:rPr>
        <w:tab/>
      </w:r>
      <w:r w:rsidRPr="00AB1134">
        <w:rPr>
          <w:rFonts w:asciiTheme="minorBidi" w:hAnsiTheme="minorBidi" w:cstheme="minorBidi"/>
        </w:rPr>
        <w:t>Ethical Considerations</w:t>
      </w:r>
      <w:r>
        <w:tab/>
      </w:r>
      <w:r>
        <w:fldChar w:fldCharType="begin"/>
      </w:r>
      <w:r>
        <w:instrText xml:space="preserve"> PAGEREF _Toc520280178 \h </w:instrText>
      </w:r>
      <w:r>
        <w:fldChar w:fldCharType="separate"/>
      </w:r>
      <w:r w:rsidR="00597818">
        <w:t>17</w:t>
      </w:r>
      <w:r>
        <w:fldChar w:fldCharType="end"/>
      </w:r>
    </w:p>
    <w:p w14:paraId="6D53899A" w14:textId="46E2B68E"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13.1</w:t>
      </w:r>
      <w:r>
        <w:rPr>
          <w:rFonts w:asciiTheme="minorHAnsi" w:eastAsiaTheme="minorEastAsia" w:hAnsiTheme="minorHAnsi" w:cstheme="minorBidi"/>
          <w:noProof/>
          <w:lang w:bidi="he-IL"/>
        </w:rPr>
        <w:tab/>
      </w:r>
      <w:r w:rsidRPr="00AB1134">
        <w:rPr>
          <w:rFonts w:asciiTheme="minorBidi" w:hAnsiTheme="minorBidi" w:cstheme="minorBidi"/>
          <w:noProof/>
        </w:rPr>
        <w:t>Provisions to Protect the Privacy Interests of Participants</w:t>
      </w:r>
      <w:r>
        <w:rPr>
          <w:noProof/>
        </w:rPr>
        <w:tab/>
      </w:r>
      <w:r>
        <w:rPr>
          <w:noProof/>
        </w:rPr>
        <w:fldChar w:fldCharType="begin"/>
      </w:r>
      <w:r>
        <w:rPr>
          <w:noProof/>
        </w:rPr>
        <w:instrText xml:space="preserve"> PAGEREF _Toc520280179 \h </w:instrText>
      </w:r>
      <w:r>
        <w:rPr>
          <w:noProof/>
        </w:rPr>
      </w:r>
      <w:r>
        <w:rPr>
          <w:noProof/>
        </w:rPr>
        <w:fldChar w:fldCharType="separate"/>
      </w:r>
      <w:r w:rsidR="00597818">
        <w:rPr>
          <w:noProof/>
        </w:rPr>
        <w:t>18</w:t>
      </w:r>
      <w:r>
        <w:rPr>
          <w:noProof/>
        </w:rPr>
        <w:fldChar w:fldCharType="end"/>
      </w:r>
    </w:p>
    <w:p w14:paraId="38D2BA5A" w14:textId="028245A6"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13.2</w:t>
      </w:r>
      <w:r>
        <w:rPr>
          <w:rFonts w:asciiTheme="minorHAnsi" w:eastAsiaTheme="minorEastAsia" w:hAnsiTheme="minorHAnsi" w:cstheme="minorBidi"/>
          <w:noProof/>
          <w:lang w:bidi="he-IL"/>
        </w:rPr>
        <w:tab/>
      </w:r>
      <w:r w:rsidRPr="00AB1134">
        <w:rPr>
          <w:rFonts w:asciiTheme="minorBidi" w:hAnsiTheme="minorBidi" w:cstheme="minorBidi"/>
          <w:noProof/>
        </w:rPr>
        <w:t>Human Subjects Protection</w:t>
      </w:r>
      <w:r>
        <w:rPr>
          <w:noProof/>
        </w:rPr>
        <w:tab/>
      </w:r>
      <w:r>
        <w:rPr>
          <w:noProof/>
        </w:rPr>
        <w:fldChar w:fldCharType="begin"/>
      </w:r>
      <w:r>
        <w:rPr>
          <w:noProof/>
        </w:rPr>
        <w:instrText xml:space="preserve"> PAGEREF _Toc520280180 \h </w:instrText>
      </w:r>
      <w:r>
        <w:rPr>
          <w:noProof/>
        </w:rPr>
      </w:r>
      <w:r>
        <w:rPr>
          <w:noProof/>
        </w:rPr>
        <w:fldChar w:fldCharType="separate"/>
      </w:r>
      <w:r w:rsidR="00597818">
        <w:rPr>
          <w:noProof/>
        </w:rPr>
        <w:t>18</w:t>
      </w:r>
      <w:r>
        <w:rPr>
          <w:noProof/>
        </w:rPr>
        <w:fldChar w:fldCharType="end"/>
      </w:r>
    </w:p>
    <w:p w14:paraId="0743EDA2" w14:textId="5AB69F89" w:rsidR="00760276" w:rsidRDefault="00760276">
      <w:pPr>
        <w:pStyle w:val="TOC2"/>
        <w:tabs>
          <w:tab w:val="left" w:pos="960"/>
          <w:tab w:val="right" w:leader="dot" w:pos="9782"/>
        </w:tabs>
        <w:rPr>
          <w:rFonts w:asciiTheme="minorHAnsi" w:eastAsiaTheme="minorEastAsia" w:hAnsiTheme="minorHAnsi" w:cstheme="minorBidi"/>
          <w:noProof/>
          <w:lang w:bidi="he-IL"/>
        </w:rPr>
      </w:pPr>
      <w:r w:rsidRPr="00AB1134">
        <w:rPr>
          <w:rFonts w:asciiTheme="minorBidi" w:hAnsiTheme="minorBidi" w:cstheme="minorBidi"/>
          <w:bCs/>
          <w:noProof/>
        </w:rPr>
        <w:t>13.3</w:t>
      </w:r>
      <w:r>
        <w:rPr>
          <w:rFonts w:asciiTheme="minorHAnsi" w:eastAsiaTheme="minorEastAsia" w:hAnsiTheme="minorHAnsi" w:cstheme="minorBidi"/>
          <w:noProof/>
          <w:lang w:bidi="he-IL"/>
        </w:rPr>
        <w:tab/>
      </w:r>
      <w:r w:rsidRPr="00AB1134">
        <w:rPr>
          <w:rFonts w:asciiTheme="minorBidi" w:hAnsiTheme="minorBidi" w:cstheme="minorBidi"/>
          <w:noProof/>
        </w:rPr>
        <w:t>Informed Consent Process</w:t>
      </w:r>
      <w:r>
        <w:rPr>
          <w:noProof/>
        </w:rPr>
        <w:tab/>
      </w:r>
      <w:r>
        <w:rPr>
          <w:noProof/>
        </w:rPr>
        <w:fldChar w:fldCharType="begin"/>
      </w:r>
      <w:r>
        <w:rPr>
          <w:noProof/>
        </w:rPr>
        <w:instrText xml:space="preserve"> PAGEREF _Toc520280181 \h </w:instrText>
      </w:r>
      <w:r>
        <w:rPr>
          <w:noProof/>
        </w:rPr>
      </w:r>
      <w:r>
        <w:rPr>
          <w:noProof/>
        </w:rPr>
        <w:fldChar w:fldCharType="separate"/>
      </w:r>
      <w:r w:rsidR="00597818">
        <w:rPr>
          <w:noProof/>
        </w:rPr>
        <w:t>18</w:t>
      </w:r>
      <w:r>
        <w:rPr>
          <w:noProof/>
        </w:rPr>
        <w:fldChar w:fldCharType="end"/>
      </w:r>
    </w:p>
    <w:p w14:paraId="540018A5" w14:textId="2B132763" w:rsidR="00760276" w:rsidRDefault="00760276" w:rsidP="00597818">
      <w:pPr>
        <w:pStyle w:val="TOC1"/>
        <w:rPr>
          <w:rFonts w:asciiTheme="minorHAnsi" w:eastAsiaTheme="minorEastAsia" w:hAnsiTheme="minorHAnsi" w:cstheme="minorBidi"/>
          <w:lang w:bidi="he-IL"/>
        </w:rPr>
      </w:pPr>
      <w:r w:rsidRPr="00AB1134">
        <w:rPr>
          <w:rFonts w:asciiTheme="minorBidi" w:hAnsiTheme="minorBidi" w:cstheme="minorBidi"/>
        </w:rPr>
        <w:t>14</w:t>
      </w:r>
      <w:r>
        <w:rPr>
          <w:rFonts w:asciiTheme="minorHAnsi" w:eastAsiaTheme="minorEastAsia" w:hAnsiTheme="minorHAnsi" w:cstheme="minorBidi"/>
          <w:lang w:bidi="he-IL"/>
        </w:rPr>
        <w:tab/>
      </w:r>
      <w:r w:rsidRPr="00AB1134">
        <w:rPr>
          <w:rFonts w:asciiTheme="minorBidi" w:hAnsiTheme="minorBidi" w:cstheme="minorBidi"/>
        </w:rPr>
        <w:t>Research-Related Injury</w:t>
      </w:r>
      <w:r>
        <w:tab/>
      </w:r>
      <w:r>
        <w:fldChar w:fldCharType="begin"/>
      </w:r>
      <w:r>
        <w:instrText xml:space="preserve"> PAGEREF _Toc520280182 \h </w:instrText>
      </w:r>
      <w:r>
        <w:fldChar w:fldCharType="separate"/>
      </w:r>
      <w:r w:rsidR="00597818">
        <w:t>19</w:t>
      </w:r>
      <w:r>
        <w:fldChar w:fldCharType="end"/>
      </w:r>
    </w:p>
    <w:p w14:paraId="22BE6602" w14:textId="18DAB890" w:rsidR="00760276" w:rsidRPr="00597818" w:rsidRDefault="00760276" w:rsidP="00597818">
      <w:pPr>
        <w:pStyle w:val="TOC1"/>
        <w:rPr>
          <w:rFonts w:asciiTheme="minorHAnsi" w:eastAsiaTheme="minorEastAsia" w:hAnsiTheme="minorHAnsi" w:cstheme="minorBidi"/>
          <w:sz w:val="20"/>
          <w:szCs w:val="20"/>
          <w:lang w:bidi="he-IL"/>
        </w:rPr>
      </w:pPr>
      <w:r w:rsidRPr="00597818">
        <w:t>15</w:t>
      </w:r>
      <w:r w:rsidRPr="00597818">
        <w:rPr>
          <w:rFonts w:asciiTheme="minorHAnsi" w:eastAsiaTheme="minorEastAsia" w:hAnsiTheme="minorHAnsi" w:cstheme="minorBidi"/>
          <w:sz w:val="20"/>
          <w:szCs w:val="20"/>
          <w:lang w:bidi="he-IL"/>
        </w:rPr>
        <w:tab/>
      </w:r>
      <w:r w:rsidRPr="00597818">
        <w:t>Economic Burden to Participants:</w:t>
      </w:r>
      <w:r w:rsidRPr="00597818">
        <w:tab/>
      </w:r>
      <w:r w:rsidRPr="00597818">
        <w:fldChar w:fldCharType="begin"/>
      </w:r>
      <w:r w:rsidRPr="00597818">
        <w:instrText xml:space="preserve"> PAGEREF _Toc520280183 \h </w:instrText>
      </w:r>
      <w:r w:rsidRPr="00597818">
        <w:fldChar w:fldCharType="separate"/>
      </w:r>
      <w:r w:rsidR="00597818">
        <w:t>19</w:t>
      </w:r>
      <w:r w:rsidRPr="00597818">
        <w:fldChar w:fldCharType="end"/>
      </w:r>
    </w:p>
    <w:p w14:paraId="5D4DF770" w14:textId="77777777" w:rsidR="0092750A" w:rsidRPr="002B7F5A" w:rsidRDefault="004329E4" w:rsidP="00F6070B">
      <w:pPr>
        <w:pStyle w:val="Subtitle"/>
        <w:jc w:val="center"/>
        <w:rPr>
          <w:rFonts w:asciiTheme="minorBidi" w:hAnsiTheme="minorBidi" w:cstheme="minorBidi"/>
          <w:sz w:val="24"/>
          <w:szCs w:val="24"/>
        </w:rPr>
      </w:pPr>
      <w:r w:rsidRPr="0028410C">
        <w:rPr>
          <w:rFonts w:asciiTheme="minorBidi" w:hAnsiTheme="minorBidi" w:cstheme="minorBidi"/>
          <w:sz w:val="22"/>
          <w:szCs w:val="22"/>
        </w:rPr>
        <w:fldChar w:fldCharType="end"/>
      </w:r>
      <w:r w:rsidR="00D2415A" w:rsidRPr="0028410C">
        <w:rPr>
          <w:rFonts w:asciiTheme="minorBidi" w:hAnsiTheme="minorBidi" w:cstheme="minorBidi"/>
          <w:sz w:val="22"/>
          <w:szCs w:val="22"/>
        </w:rPr>
        <w:br w:type="page"/>
      </w:r>
      <w:bookmarkStart w:id="0" w:name="_Toc356525475"/>
      <w:bookmarkStart w:id="1" w:name="_Toc520280138"/>
      <w:r w:rsidR="0092750A" w:rsidRPr="003327E8">
        <w:rPr>
          <w:rFonts w:asciiTheme="minorBidi" w:hAnsiTheme="minorBidi" w:cstheme="minorBidi"/>
          <w:sz w:val="22"/>
          <w:szCs w:val="22"/>
        </w:rPr>
        <w:lastRenderedPageBreak/>
        <w:t>List of Abbrevi</w:t>
      </w:r>
      <w:r w:rsidR="0092750A" w:rsidRPr="002B7F5A">
        <w:rPr>
          <w:rFonts w:asciiTheme="minorBidi" w:hAnsiTheme="minorBidi" w:cstheme="minorBidi"/>
          <w:sz w:val="24"/>
          <w:szCs w:val="24"/>
        </w:rPr>
        <w:t>ations</w:t>
      </w:r>
      <w:r w:rsidR="002B43B0" w:rsidRPr="002B7F5A">
        <w:rPr>
          <w:rFonts w:asciiTheme="minorBidi" w:hAnsiTheme="minorBidi" w:cstheme="minorBidi"/>
          <w:sz w:val="24"/>
          <w:szCs w:val="24"/>
        </w:rPr>
        <w:t xml:space="preserve"> and Terminologies</w:t>
      </w:r>
      <w:bookmarkEnd w:id="0"/>
      <w:bookmarkEnd w:id="1"/>
    </w:p>
    <w:p w14:paraId="7357F0CD" w14:textId="565325AD" w:rsidR="00C9311F" w:rsidRPr="006B025A" w:rsidRDefault="00C9311F" w:rsidP="00F6070B">
      <w:pPr>
        <w:spacing w:after="120"/>
        <w:ind w:left="2160" w:hanging="2160"/>
        <w:rPr>
          <w:rFonts w:asciiTheme="minorBidi" w:hAnsiTheme="minorBidi" w:cstheme="minorBidi"/>
        </w:rPr>
      </w:pPr>
      <w:r>
        <w:rPr>
          <w:rFonts w:asciiTheme="minorBidi" w:hAnsiTheme="minorBidi" w:cstheme="minorBidi"/>
          <w:b/>
        </w:rPr>
        <w:t>ACEP</w:t>
      </w:r>
      <w:r>
        <w:rPr>
          <w:rFonts w:asciiTheme="minorBidi" w:hAnsiTheme="minorBidi" w:cstheme="minorBidi"/>
          <w:b/>
        </w:rPr>
        <w:tab/>
      </w:r>
      <w:r w:rsidRPr="006B025A">
        <w:rPr>
          <w:rFonts w:asciiTheme="minorBidi" w:hAnsiTheme="minorBidi" w:cstheme="minorBidi"/>
        </w:rPr>
        <w:t xml:space="preserve">American College of Emergency Physicians </w:t>
      </w:r>
      <w:r w:rsidR="006B025A" w:rsidRPr="006B025A">
        <w:rPr>
          <w:rFonts w:asciiTheme="minorBidi" w:hAnsiTheme="minorBidi" w:cstheme="minorBidi"/>
        </w:rPr>
        <w:t>image quality scale</w:t>
      </w:r>
    </w:p>
    <w:p w14:paraId="0CFE1CD2" w14:textId="77777777" w:rsidR="00D56A8D" w:rsidRDefault="00D56A8D" w:rsidP="00D56A8D">
      <w:pPr>
        <w:spacing w:after="120"/>
        <w:ind w:left="2160" w:hanging="2160"/>
        <w:rPr>
          <w:rFonts w:asciiTheme="minorBidi" w:hAnsiTheme="minorBidi" w:cstheme="minorBidi"/>
        </w:rPr>
      </w:pPr>
      <w:r w:rsidRPr="00093AD8">
        <w:rPr>
          <w:rFonts w:asciiTheme="minorBidi" w:hAnsiTheme="minorBidi" w:cstheme="minorBidi"/>
          <w:b/>
        </w:rPr>
        <w:t>AP2</w:t>
      </w:r>
      <w:r>
        <w:rPr>
          <w:rFonts w:asciiTheme="minorBidi" w:hAnsiTheme="minorBidi" w:cstheme="minorBidi"/>
        </w:rPr>
        <w:tab/>
        <w:t>Apical 2-Chamber View</w:t>
      </w:r>
    </w:p>
    <w:p w14:paraId="0BA46EB2" w14:textId="77777777" w:rsidR="00D56A8D" w:rsidRDefault="00D56A8D" w:rsidP="00D56A8D">
      <w:pPr>
        <w:spacing w:after="120"/>
        <w:ind w:left="2160" w:hanging="2160"/>
        <w:rPr>
          <w:rFonts w:asciiTheme="minorBidi" w:hAnsiTheme="minorBidi" w:cstheme="minorBidi"/>
        </w:rPr>
      </w:pPr>
      <w:r w:rsidRPr="00093AD8">
        <w:rPr>
          <w:rFonts w:asciiTheme="minorBidi" w:hAnsiTheme="minorBidi" w:cstheme="minorBidi"/>
          <w:b/>
        </w:rPr>
        <w:t>AP3</w:t>
      </w:r>
      <w:r>
        <w:rPr>
          <w:rFonts w:asciiTheme="minorBidi" w:hAnsiTheme="minorBidi" w:cstheme="minorBidi"/>
        </w:rPr>
        <w:tab/>
        <w:t>Apical 3-Chamber View</w:t>
      </w:r>
    </w:p>
    <w:p w14:paraId="3E37644D" w14:textId="77777777" w:rsidR="00D56A8D" w:rsidRDefault="00D56A8D" w:rsidP="00D56A8D">
      <w:pPr>
        <w:spacing w:after="120"/>
        <w:ind w:left="2160" w:hanging="2160"/>
        <w:rPr>
          <w:rFonts w:asciiTheme="minorBidi" w:hAnsiTheme="minorBidi" w:cstheme="minorBidi"/>
        </w:rPr>
      </w:pPr>
      <w:r w:rsidRPr="00093AD8">
        <w:rPr>
          <w:rFonts w:asciiTheme="minorBidi" w:hAnsiTheme="minorBidi" w:cstheme="minorBidi"/>
          <w:b/>
        </w:rPr>
        <w:t>AP4</w:t>
      </w:r>
      <w:r>
        <w:rPr>
          <w:rFonts w:asciiTheme="minorBidi" w:hAnsiTheme="minorBidi" w:cstheme="minorBidi"/>
        </w:rPr>
        <w:tab/>
        <w:t>Apical 4-Chamber View</w:t>
      </w:r>
    </w:p>
    <w:p w14:paraId="3F6E7EAA" w14:textId="6CB7F079" w:rsidR="00D56A8D" w:rsidRPr="00BB555A" w:rsidRDefault="00D56A8D" w:rsidP="00D56A8D">
      <w:pPr>
        <w:spacing w:after="120"/>
        <w:ind w:left="2160" w:hanging="2160"/>
        <w:rPr>
          <w:rFonts w:asciiTheme="minorBidi" w:hAnsiTheme="minorBidi" w:cstheme="minorBidi"/>
        </w:rPr>
      </w:pPr>
      <w:r w:rsidRPr="00093AD8">
        <w:rPr>
          <w:rFonts w:asciiTheme="minorBidi" w:hAnsiTheme="minorBidi" w:cstheme="minorBidi"/>
          <w:b/>
        </w:rPr>
        <w:t>AP5</w:t>
      </w:r>
      <w:r>
        <w:rPr>
          <w:rFonts w:asciiTheme="minorBidi" w:hAnsiTheme="minorBidi" w:cstheme="minorBidi"/>
        </w:rPr>
        <w:tab/>
        <w:t>Apical 5-Chamber View</w:t>
      </w:r>
    </w:p>
    <w:p w14:paraId="7620EE99" w14:textId="4416F2D4" w:rsidR="00FF6D15" w:rsidRPr="00F6070B" w:rsidRDefault="00FF6D15" w:rsidP="00F6070B">
      <w:pPr>
        <w:spacing w:after="120"/>
        <w:ind w:left="2160" w:hanging="2160"/>
        <w:rPr>
          <w:rFonts w:asciiTheme="minorBidi" w:hAnsiTheme="minorBidi" w:cstheme="minorBidi"/>
          <w:b/>
        </w:rPr>
      </w:pPr>
      <w:r w:rsidRPr="00F6070B">
        <w:rPr>
          <w:rFonts w:asciiTheme="minorBidi" w:hAnsiTheme="minorBidi" w:cstheme="minorBidi"/>
          <w:b/>
        </w:rPr>
        <w:t>AS</w:t>
      </w:r>
      <w:r w:rsidRPr="00F6070B">
        <w:rPr>
          <w:rFonts w:asciiTheme="minorBidi" w:hAnsiTheme="minorBidi" w:cstheme="minorBidi"/>
          <w:b/>
        </w:rPr>
        <w:tab/>
      </w:r>
      <w:r w:rsidRPr="00F6070B">
        <w:rPr>
          <w:rFonts w:asciiTheme="minorBidi" w:hAnsiTheme="minorBidi" w:cstheme="minorBidi"/>
        </w:rPr>
        <w:t>Aortic stenosis</w:t>
      </w:r>
    </w:p>
    <w:p w14:paraId="686E66DB" w14:textId="77777777" w:rsidR="00A72894" w:rsidRPr="00F6070B" w:rsidRDefault="00A72894" w:rsidP="00F6070B">
      <w:pPr>
        <w:spacing w:after="120"/>
        <w:ind w:left="2160" w:hanging="2160"/>
        <w:rPr>
          <w:rFonts w:asciiTheme="minorBidi" w:hAnsiTheme="minorBidi" w:cstheme="minorBidi"/>
          <w:b/>
        </w:rPr>
      </w:pPr>
      <w:r w:rsidRPr="00F6070B">
        <w:rPr>
          <w:rFonts w:asciiTheme="minorBidi" w:hAnsiTheme="minorBidi" w:cstheme="minorBidi"/>
          <w:b/>
        </w:rPr>
        <w:t>AVA</w:t>
      </w:r>
      <w:r w:rsidRPr="00F6070B">
        <w:rPr>
          <w:rFonts w:asciiTheme="minorBidi" w:hAnsiTheme="minorBidi" w:cstheme="minorBidi"/>
          <w:b/>
        </w:rPr>
        <w:tab/>
      </w:r>
      <w:r w:rsidRPr="00F6070B">
        <w:rPr>
          <w:rFonts w:asciiTheme="minorBidi" w:hAnsiTheme="minorBidi" w:cstheme="minorBidi"/>
          <w:bCs/>
        </w:rPr>
        <w:t>Aortic Valve Area</w:t>
      </w:r>
    </w:p>
    <w:p w14:paraId="446AE75B" w14:textId="3FFED10E" w:rsidR="0080376F" w:rsidRPr="0080376F" w:rsidRDefault="0080376F" w:rsidP="00F6070B">
      <w:pPr>
        <w:spacing w:after="120"/>
        <w:ind w:left="2160" w:hanging="2160"/>
        <w:rPr>
          <w:rFonts w:asciiTheme="minorBidi" w:hAnsiTheme="minorBidi" w:cstheme="minorBidi"/>
        </w:rPr>
      </w:pPr>
      <w:r>
        <w:rPr>
          <w:rFonts w:asciiTheme="minorBidi" w:hAnsiTheme="minorBidi" w:cstheme="minorBidi"/>
          <w:b/>
        </w:rPr>
        <w:t>BMI</w:t>
      </w:r>
      <w:r>
        <w:rPr>
          <w:rFonts w:asciiTheme="minorBidi" w:hAnsiTheme="minorBidi" w:cstheme="minorBidi"/>
          <w:b/>
        </w:rPr>
        <w:tab/>
      </w:r>
      <w:r>
        <w:rPr>
          <w:rFonts w:asciiTheme="minorBidi" w:hAnsiTheme="minorBidi" w:cstheme="minorBidi"/>
        </w:rPr>
        <w:t>Body Mass Index</w:t>
      </w:r>
    </w:p>
    <w:p w14:paraId="6E6CC263" w14:textId="30A1A605" w:rsidR="006C1CCD" w:rsidRPr="00F6070B" w:rsidRDefault="00624D38" w:rsidP="00F6070B">
      <w:pPr>
        <w:spacing w:after="120"/>
        <w:ind w:left="2160" w:hanging="2160"/>
        <w:rPr>
          <w:rFonts w:asciiTheme="minorBidi" w:hAnsiTheme="minorBidi" w:cstheme="minorBidi"/>
        </w:rPr>
      </w:pPr>
      <w:r w:rsidRPr="00F6070B">
        <w:rPr>
          <w:rFonts w:asciiTheme="minorBidi" w:hAnsiTheme="minorBidi" w:cstheme="minorBidi"/>
          <w:b/>
        </w:rPr>
        <w:t>BPS</w:t>
      </w:r>
      <w:r w:rsidRPr="00F6070B">
        <w:rPr>
          <w:rFonts w:asciiTheme="minorBidi" w:hAnsiTheme="minorBidi" w:cstheme="minorBidi"/>
        </w:rPr>
        <w:tab/>
      </w:r>
      <w:r w:rsidR="005517DF" w:rsidRPr="00F6070B">
        <w:rPr>
          <w:rFonts w:asciiTheme="minorBidi" w:hAnsiTheme="minorBidi" w:cstheme="minorBidi"/>
        </w:rPr>
        <w:t>Biplane Simpson</w:t>
      </w:r>
    </w:p>
    <w:p w14:paraId="502E0EFD" w14:textId="19E73D9D" w:rsidR="00F2255F" w:rsidRPr="00F6070B" w:rsidRDefault="00F2255F" w:rsidP="002F0AC8">
      <w:pPr>
        <w:rPr>
          <w:rFonts w:asciiTheme="minorBidi" w:hAnsiTheme="minorBidi" w:cstheme="minorBidi"/>
          <w:bCs/>
        </w:rPr>
      </w:pPr>
      <w:r w:rsidRPr="00F6070B">
        <w:rPr>
          <w:rFonts w:asciiTheme="minorBidi" w:hAnsiTheme="minorBidi" w:cstheme="minorBidi"/>
          <w:b/>
        </w:rPr>
        <w:t>Control Exam</w:t>
      </w:r>
      <w:r w:rsidRPr="00F6070B">
        <w:rPr>
          <w:rFonts w:asciiTheme="minorBidi" w:hAnsiTheme="minorBidi" w:cstheme="minorBidi"/>
          <w:b/>
        </w:rPr>
        <w:tab/>
      </w:r>
      <w:r w:rsidRPr="00F6070B">
        <w:rPr>
          <w:rFonts w:asciiTheme="minorBidi" w:hAnsiTheme="minorBidi" w:cstheme="minorBidi"/>
          <w:bCs/>
        </w:rPr>
        <w:t>T</w:t>
      </w:r>
      <w:r w:rsidR="002207AE">
        <w:rPr>
          <w:rFonts w:asciiTheme="minorBidi" w:hAnsiTheme="minorBidi" w:cstheme="minorBidi"/>
          <w:bCs/>
        </w:rPr>
        <w:t>T</w:t>
      </w:r>
      <w:r w:rsidRPr="00F6070B">
        <w:rPr>
          <w:rFonts w:asciiTheme="minorBidi" w:hAnsiTheme="minorBidi" w:cstheme="minorBidi"/>
          <w:bCs/>
        </w:rPr>
        <w:t>E examination using the Reference Device, Terason system, by a</w:t>
      </w:r>
    </w:p>
    <w:p w14:paraId="1201E2AB" w14:textId="422105EF" w:rsidR="00F2255F" w:rsidRPr="00F6070B" w:rsidRDefault="00F2255F" w:rsidP="00F6070B">
      <w:pPr>
        <w:spacing w:after="120"/>
        <w:ind w:left="1440" w:firstLine="720"/>
        <w:rPr>
          <w:rFonts w:asciiTheme="minorBidi" w:hAnsiTheme="minorBidi" w:cstheme="minorBidi"/>
        </w:rPr>
      </w:pPr>
      <w:r w:rsidRPr="00F6070B">
        <w:rPr>
          <w:rFonts w:asciiTheme="minorBidi" w:hAnsiTheme="minorBidi" w:cstheme="minorBidi"/>
          <w:bCs/>
        </w:rPr>
        <w:t>trained sonographer</w:t>
      </w:r>
      <w:r w:rsidRPr="00F6070B">
        <w:rPr>
          <w:rFonts w:asciiTheme="minorBidi" w:hAnsiTheme="minorBidi" w:cstheme="minorBidi"/>
        </w:rPr>
        <w:t xml:space="preserve"> without </w:t>
      </w:r>
      <w:proofErr w:type="spellStart"/>
      <w:r w:rsidRPr="00F6070B">
        <w:rPr>
          <w:rFonts w:asciiTheme="minorBidi" w:hAnsiTheme="minorBidi" w:cstheme="minorBidi"/>
        </w:rPr>
        <w:t>EchoGPS</w:t>
      </w:r>
      <w:proofErr w:type="spellEnd"/>
      <w:r w:rsidRPr="00F6070B">
        <w:rPr>
          <w:rFonts w:asciiTheme="minorBidi" w:hAnsiTheme="minorBidi" w:cstheme="minorBidi"/>
        </w:rPr>
        <w:t xml:space="preserve"> </w:t>
      </w:r>
      <w:r w:rsidR="000E01EC" w:rsidRPr="00F6070B">
        <w:rPr>
          <w:rFonts w:asciiTheme="minorBidi" w:hAnsiTheme="minorBidi" w:cstheme="minorBidi"/>
        </w:rPr>
        <w:t>guidance</w:t>
      </w:r>
    </w:p>
    <w:p w14:paraId="6D617D08" w14:textId="77777777" w:rsidR="00624D38" w:rsidRPr="00F6070B" w:rsidRDefault="00C0445F" w:rsidP="00F6070B">
      <w:pPr>
        <w:spacing w:after="120"/>
        <w:ind w:left="2160" w:hanging="2160"/>
        <w:rPr>
          <w:rFonts w:asciiTheme="minorBidi" w:hAnsiTheme="minorBidi" w:cstheme="minorBidi"/>
        </w:rPr>
      </w:pPr>
      <w:proofErr w:type="spellStart"/>
      <w:r w:rsidRPr="00F6070B">
        <w:rPr>
          <w:rFonts w:asciiTheme="minorBidi" w:hAnsiTheme="minorBidi" w:cstheme="minorBidi"/>
          <w:b/>
        </w:rPr>
        <w:t>EchoGPS</w:t>
      </w:r>
      <w:proofErr w:type="spellEnd"/>
      <w:r w:rsidRPr="00F6070B">
        <w:rPr>
          <w:rFonts w:asciiTheme="minorBidi" w:hAnsiTheme="minorBidi" w:cstheme="minorBidi"/>
          <w:b/>
        </w:rPr>
        <w:tab/>
      </w:r>
      <w:r w:rsidR="00F367A3" w:rsidRPr="00F6070B">
        <w:rPr>
          <w:rFonts w:asciiTheme="minorBidi" w:hAnsiTheme="minorBidi" w:cstheme="minorBidi"/>
        </w:rPr>
        <w:t>Image a</w:t>
      </w:r>
      <w:r w:rsidRPr="00F6070B">
        <w:rPr>
          <w:rFonts w:asciiTheme="minorBidi" w:hAnsiTheme="minorBidi" w:cstheme="minorBidi"/>
        </w:rPr>
        <w:t xml:space="preserve">cquisition </w:t>
      </w:r>
      <w:r w:rsidR="00F367A3" w:rsidRPr="00F6070B">
        <w:rPr>
          <w:rFonts w:asciiTheme="minorBidi" w:hAnsiTheme="minorBidi" w:cstheme="minorBidi"/>
        </w:rPr>
        <w:t>assistance</w:t>
      </w:r>
      <w:r w:rsidRPr="00F6070B">
        <w:rPr>
          <w:rFonts w:asciiTheme="minorBidi" w:hAnsiTheme="minorBidi" w:cstheme="minorBidi"/>
        </w:rPr>
        <w:t xml:space="preserve"> software integrated in </w:t>
      </w:r>
      <w:proofErr w:type="spellStart"/>
      <w:r w:rsidR="00FE6F72" w:rsidRPr="00F6070B">
        <w:rPr>
          <w:rFonts w:asciiTheme="minorBidi" w:hAnsiTheme="minorBidi" w:cstheme="minorBidi"/>
        </w:rPr>
        <w:t>Terason</w:t>
      </w:r>
      <w:proofErr w:type="spellEnd"/>
      <w:r w:rsidR="00FE6F72" w:rsidRPr="00F6070B">
        <w:rPr>
          <w:rFonts w:asciiTheme="minorBidi" w:hAnsiTheme="minorBidi" w:cstheme="minorBidi"/>
        </w:rPr>
        <w:t xml:space="preserve"> </w:t>
      </w:r>
      <w:proofErr w:type="spellStart"/>
      <w:r w:rsidR="00FE6F72" w:rsidRPr="00F6070B">
        <w:rPr>
          <w:rFonts w:asciiTheme="minorBidi" w:hAnsiTheme="minorBidi" w:cstheme="minorBidi"/>
        </w:rPr>
        <w:t>uSmart</w:t>
      </w:r>
      <w:proofErr w:type="spellEnd"/>
      <w:r w:rsidR="00FE6F72" w:rsidRPr="00F6070B">
        <w:rPr>
          <w:rFonts w:asciiTheme="minorBidi" w:hAnsiTheme="minorBidi" w:cstheme="minorBidi"/>
        </w:rPr>
        <w:t xml:space="preserve"> 3200t, an FDA 510(k)-cleared ultrasound machine</w:t>
      </w:r>
      <w:r w:rsidR="0065256A" w:rsidRPr="00F6070B">
        <w:rPr>
          <w:rFonts w:asciiTheme="minorBidi" w:hAnsiTheme="minorBidi" w:cstheme="minorBidi"/>
        </w:rPr>
        <w:t xml:space="preserve">. </w:t>
      </w:r>
      <w:r w:rsidR="00FE6F72" w:rsidRPr="00F6070B">
        <w:rPr>
          <w:rFonts w:asciiTheme="minorBidi" w:hAnsiTheme="minorBidi" w:cstheme="minorBidi"/>
        </w:rPr>
        <w:t xml:space="preserve"> This is </w:t>
      </w:r>
      <w:r w:rsidR="00624D38" w:rsidRPr="00F6070B">
        <w:rPr>
          <w:rFonts w:asciiTheme="minorBidi" w:hAnsiTheme="minorBidi" w:cstheme="minorBidi"/>
        </w:rPr>
        <w:t xml:space="preserve">investigational use-only </w:t>
      </w:r>
      <w:r w:rsidR="0013348D" w:rsidRPr="00F6070B">
        <w:rPr>
          <w:rFonts w:asciiTheme="minorBidi" w:hAnsiTheme="minorBidi" w:cstheme="minorBidi"/>
        </w:rPr>
        <w:t>software</w:t>
      </w:r>
      <w:r w:rsidR="00624D38" w:rsidRPr="00F6070B">
        <w:rPr>
          <w:rFonts w:asciiTheme="minorBidi" w:hAnsiTheme="minorBidi" w:cstheme="minorBidi"/>
        </w:rPr>
        <w:t xml:space="preserve"> to be examined in this study, produced by Bay Labs, Inc.</w:t>
      </w:r>
    </w:p>
    <w:p w14:paraId="31BB04BA" w14:textId="35326627" w:rsidR="0080376F" w:rsidRDefault="0080376F" w:rsidP="00F6070B">
      <w:pPr>
        <w:spacing w:after="120"/>
        <w:ind w:left="2160" w:hanging="2160"/>
        <w:rPr>
          <w:rFonts w:asciiTheme="minorBidi" w:hAnsiTheme="minorBidi" w:cstheme="minorBidi"/>
          <w:b/>
        </w:rPr>
      </w:pPr>
      <w:r>
        <w:rPr>
          <w:rFonts w:asciiTheme="minorBidi" w:hAnsiTheme="minorBidi" w:cstheme="minorBidi"/>
          <w:b/>
        </w:rPr>
        <w:t>LV</w:t>
      </w:r>
      <w:r>
        <w:rPr>
          <w:rFonts w:asciiTheme="minorBidi" w:hAnsiTheme="minorBidi" w:cstheme="minorBidi"/>
          <w:b/>
        </w:rPr>
        <w:tab/>
      </w:r>
      <w:r w:rsidRPr="0080376F">
        <w:rPr>
          <w:rFonts w:asciiTheme="minorBidi" w:hAnsiTheme="minorBidi" w:cstheme="minorBidi"/>
        </w:rPr>
        <w:t>Left ventricle</w:t>
      </w:r>
    </w:p>
    <w:p w14:paraId="3BE4C37C" w14:textId="39DB6B95" w:rsidR="005234DA" w:rsidRPr="005234DA" w:rsidRDefault="005234DA" w:rsidP="00F6070B">
      <w:pPr>
        <w:spacing w:after="120"/>
        <w:ind w:left="2160" w:hanging="2160"/>
        <w:rPr>
          <w:rFonts w:asciiTheme="minorBidi" w:hAnsiTheme="minorBidi" w:cstheme="minorBidi"/>
          <w:b/>
        </w:rPr>
      </w:pPr>
      <w:r w:rsidRPr="005234DA">
        <w:rPr>
          <w:rFonts w:asciiTheme="minorBidi" w:hAnsiTheme="minorBidi" w:cstheme="minorBidi"/>
          <w:b/>
        </w:rPr>
        <w:t>MHI</w:t>
      </w:r>
      <w:r w:rsidRPr="005234DA">
        <w:rPr>
          <w:rFonts w:asciiTheme="minorBidi" w:hAnsiTheme="minorBidi" w:cstheme="minorBidi"/>
          <w:b/>
        </w:rPr>
        <w:tab/>
      </w:r>
      <w:r w:rsidRPr="005234DA">
        <w:rPr>
          <w:rFonts w:asciiTheme="minorBidi" w:hAnsiTheme="minorBidi" w:cstheme="minorBidi"/>
        </w:rPr>
        <w:t>Minneapolis Heart Institute</w:t>
      </w:r>
    </w:p>
    <w:p w14:paraId="46529E60" w14:textId="77777777" w:rsidR="00753168" w:rsidRPr="00F6070B" w:rsidRDefault="00E37D54" w:rsidP="00F6070B">
      <w:pPr>
        <w:spacing w:after="120"/>
        <w:ind w:left="2160" w:hanging="2160"/>
        <w:rPr>
          <w:rFonts w:asciiTheme="minorBidi" w:hAnsiTheme="minorBidi" w:cstheme="minorBidi"/>
        </w:rPr>
      </w:pPr>
      <w:r w:rsidRPr="00F6070B">
        <w:rPr>
          <w:rFonts w:asciiTheme="minorBidi" w:hAnsiTheme="minorBidi" w:cstheme="minorBidi"/>
          <w:b/>
        </w:rPr>
        <w:t>N</w:t>
      </w:r>
      <w:r w:rsidR="00C61ABD" w:rsidRPr="00F6070B">
        <w:rPr>
          <w:rFonts w:asciiTheme="minorBidi" w:hAnsiTheme="minorBidi" w:cstheme="minorBidi"/>
          <w:b/>
        </w:rPr>
        <w:t>M</w:t>
      </w:r>
      <w:r w:rsidR="00753168" w:rsidRPr="00F6070B">
        <w:rPr>
          <w:rFonts w:asciiTheme="minorBidi" w:hAnsiTheme="minorBidi" w:cstheme="minorBidi"/>
          <w:b/>
        </w:rPr>
        <w:tab/>
      </w:r>
      <w:r w:rsidRPr="00F6070B">
        <w:rPr>
          <w:rFonts w:asciiTheme="minorBidi" w:hAnsiTheme="minorBidi" w:cstheme="minorBidi"/>
        </w:rPr>
        <w:t>Northwestern</w:t>
      </w:r>
      <w:r w:rsidR="00C61ABD" w:rsidRPr="00F6070B">
        <w:rPr>
          <w:rFonts w:asciiTheme="minorBidi" w:hAnsiTheme="minorBidi" w:cstheme="minorBidi"/>
        </w:rPr>
        <w:t xml:space="preserve"> Medicine</w:t>
      </w:r>
    </w:p>
    <w:p w14:paraId="5DEA324D" w14:textId="77777777" w:rsidR="00D56A8D" w:rsidRDefault="00D56A8D" w:rsidP="00D56A8D">
      <w:pPr>
        <w:spacing w:after="120"/>
        <w:ind w:left="2160" w:hanging="2160"/>
        <w:rPr>
          <w:rFonts w:asciiTheme="minorBidi" w:hAnsiTheme="minorBidi" w:cstheme="minorBidi"/>
        </w:rPr>
      </w:pPr>
      <w:r w:rsidRPr="00093AD8">
        <w:rPr>
          <w:rFonts w:asciiTheme="minorBidi" w:hAnsiTheme="minorBidi" w:cstheme="minorBidi"/>
          <w:b/>
        </w:rPr>
        <w:t>PLAX</w:t>
      </w:r>
      <w:r>
        <w:rPr>
          <w:rFonts w:asciiTheme="minorBidi" w:hAnsiTheme="minorBidi" w:cstheme="minorBidi"/>
        </w:rPr>
        <w:tab/>
        <w:t>Parasternal Long-Axis View</w:t>
      </w:r>
    </w:p>
    <w:p w14:paraId="7C989899" w14:textId="77777777" w:rsidR="00D56A8D" w:rsidRDefault="00D56A8D" w:rsidP="00D56A8D">
      <w:pPr>
        <w:spacing w:after="120"/>
        <w:ind w:left="2160" w:hanging="2160"/>
        <w:rPr>
          <w:rFonts w:asciiTheme="minorBidi" w:hAnsiTheme="minorBidi" w:cstheme="minorBidi"/>
        </w:rPr>
      </w:pPr>
      <w:r w:rsidRPr="00093AD8">
        <w:rPr>
          <w:rFonts w:asciiTheme="minorBidi" w:hAnsiTheme="minorBidi" w:cstheme="minorBidi"/>
          <w:b/>
        </w:rPr>
        <w:t>PSAX-AV</w:t>
      </w:r>
      <w:r>
        <w:rPr>
          <w:rFonts w:asciiTheme="minorBidi" w:hAnsiTheme="minorBidi" w:cstheme="minorBidi"/>
        </w:rPr>
        <w:tab/>
        <w:t>Parasternal Short-Axis at the Aortic Valve View</w:t>
      </w:r>
    </w:p>
    <w:p w14:paraId="0523239E" w14:textId="77777777" w:rsidR="00D56A8D" w:rsidRDefault="00D56A8D" w:rsidP="00D56A8D">
      <w:pPr>
        <w:spacing w:after="120"/>
        <w:ind w:left="2160" w:hanging="2160"/>
        <w:rPr>
          <w:rFonts w:asciiTheme="minorBidi" w:hAnsiTheme="minorBidi" w:cstheme="minorBidi"/>
        </w:rPr>
      </w:pPr>
      <w:r w:rsidRPr="00093AD8">
        <w:rPr>
          <w:rFonts w:asciiTheme="minorBidi" w:hAnsiTheme="minorBidi" w:cstheme="minorBidi"/>
          <w:b/>
        </w:rPr>
        <w:t>PSAX-MV</w:t>
      </w:r>
      <w:r>
        <w:rPr>
          <w:rFonts w:asciiTheme="minorBidi" w:hAnsiTheme="minorBidi" w:cstheme="minorBidi"/>
        </w:rPr>
        <w:tab/>
        <w:t>Parasternal Short-Axis at the Mitral Valve View</w:t>
      </w:r>
    </w:p>
    <w:p w14:paraId="555CA31B" w14:textId="323A4194" w:rsidR="00D56A8D" w:rsidRPr="008E78D4" w:rsidRDefault="00D56A8D" w:rsidP="00D56A8D">
      <w:pPr>
        <w:spacing w:after="120"/>
        <w:ind w:left="2160" w:hanging="2160"/>
        <w:rPr>
          <w:rFonts w:asciiTheme="minorBidi" w:hAnsiTheme="minorBidi" w:cstheme="minorBidi"/>
        </w:rPr>
      </w:pPr>
      <w:r w:rsidRPr="00093AD8">
        <w:rPr>
          <w:rFonts w:asciiTheme="minorBidi" w:hAnsiTheme="minorBidi" w:cstheme="minorBidi"/>
          <w:b/>
        </w:rPr>
        <w:t>PSAX-PM</w:t>
      </w:r>
      <w:r>
        <w:rPr>
          <w:rFonts w:asciiTheme="minorBidi" w:hAnsiTheme="minorBidi" w:cstheme="minorBidi"/>
        </w:rPr>
        <w:tab/>
        <w:t>Parasternal Short-Axis at the Papillary Muscle View</w:t>
      </w:r>
    </w:p>
    <w:p w14:paraId="4508025F" w14:textId="4B13E59D" w:rsidR="00E46662" w:rsidRDefault="00E46662" w:rsidP="00F6070B">
      <w:pPr>
        <w:spacing w:after="120"/>
        <w:ind w:left="2160" w:hanging="2160"/>
        <w:rPr>
          <w:rFonts w:asciiTheme="minorBidi" w:hAnsiTheme="minorBidi" w:cstheme="minorBidi"/>
          <w:b/>
        </w:rPr>
      </w:pPr>
      <w:r>
        <w:rPr>
          <w:rFonts w:asciiTheme="minorBidi" w:hAnsiTheme="minorBidi" w:cstheme="minorBidi"/>
          <w:b/>
        </w:rPr>
        <w:t>Study Device</w:t>
      </w:r>
      <w:r>
        <w:rPr>
          <w:rFonts w:asciiTheme="minorBidi" w:hAnsiTheme="minorBidi" w:cstheme="minorBidi"/>
          <w:b/>
        </w:rPr>
        <w:tab/>
      </w:r>
      <w:r w:rsidRPr="00E46662">
        <w:rPr>
          <w:rFonts w:ascii="Arial" w:eastAsia="PMingLiU" w:hAnsi="Arial" w:cs="Arial"/>
          <w:szCs w:val="22"/>
          <w:lang w:val="en"/>
        </w:rPr>
        <w:t xml:space="preserve">Bay Labs </w:t>
      </w:r>
      <w:proofErr w:type="spellStart"/>
      <w:r w:rsidRPr="00E46662">
        <w:rPr>
          <w:rFonts w:ascii="Arial" w:eastAsia="PMingLiU" w:hAnsi="Arial" w:cs="Arial"/>
          <w:szCs w:val="22"/>
          <w:lang w:val="en"/>
        </w:rPr>
        <w:t>EchoGPS</w:t>
      </w:r>
      <w:proofErr w:type="spellEnd"/>
      <w:r w:rsidRPr="00E46662">
        <w:rPr>
          <w:rFonts w:ascii="Arial" w:eastAsia="PMingLiU" w:hAnsi="Arial" w:cs="Arial"/>
          <w:szCs w:val="22"/>
          <w:lang w:val="en"/>
        </w:rPr>
        <w:t xml:space="preserve"> software interfaced with the </w:t>
      </w:r>
      <w:proofErr w:type="spellStart"/>
      <w:r w:rsidRPr="00E46662">
        <w:rPr>
          <w:rFonts w:ascii="Arial" w:eastAsia="PMingLiU" w:hAnsi="Arial" w:cs="Arial"/>
          <w:szCs w:val="22"/>
          <w:lang w:val="en"/>
        </w:rPr>
        <w:t>Terason</w:t>
      </w:r>
      <w:proofErr w:type="spellEnd"/>
      <w:r w:rsidRPr="00E46662">
        <w:rPr>
          <w:rFonts w:ascii="Arial" w:eastAsia="PMingLiU" w:hAnsi="Arial" w:cs="Arial"/>
          <w:szCs w:val="22"/>
          <w:lang w:val="en"/>
        </w:rPr>
        <w:t xml:space="preserve"> </w:t>
      </w:r>
      <w:proofErr w:type="spellStart"/>
      <w:r w:rsidRPr="00E46662">
        <w:rPr>
          <w:rFonts w:ascii="Arial" w:eastAsia="PMingLiU" w:hAnsi="Arial" w:cs="Arial"/>
          <w:szCs w:val="22"/>
          <w:lang w:val="en"/>
        </w:rPr>
        <w:t>uSmart</w:t>
      </w:r>
      <w:proofErr w:type="spellEnd"/>
      <w:r w:rsidRPr="00E46662">
        <w:rPr>
          <w:rFonts w:ascii="Arial" w:eastAsia="PMingLiU" w:hAnsi="Arial" w:cs="Arial"/>
          <w:szCs w:val="22"/>
          <w:lang w:val="en"/>
        </w:rPr>
        <w:t xml:space="preserve"> 510(k)-cleared, commercially available ultrasound</w:t>
      </w:r>
    </w:p>
    <w:p w14:paraId="6A92AC01" w14:textId="75FB4EB9" w:rsidR="00140690" w:rsidRPr="00F6070B" w:rsidRDefault="004123C5" w:rsidP="00F6070B">
      <w:pPr>
        <w:spacing w:after="120"/>
        <w:ind w:left="2160" w:hanging="2160"/>
        <w:rPr>
          <w:rFonts w:asciiTheme="minorBidi" w:hAnsiTheme="minorBidi" w:cstheme="minorBidi"/>
        </w:rPr>
      </w:pPr>
      <w:r w:rsidRPr="00F6070B">
        <w:rPr>
          <w:rFonts w:asciiTheme="minorBidi" w:hAnsiTheme="minorBidi" w:cstheme="minorBidi"/>
          <w:b/>
        </w:rPr>
        <w:t>Reference Device</w:t>
      </w:r>
      <w:r w:rsidR="00140690" w:rsidRPr="00F6070B">
        <w:rPr>
          <w:rFonts w:asciiTheme="minorBidi" w:hAnsiTheme="minorBidi" w:cstheme="minorBidi"/>
          <w:b/>
        </w:rPr>
        <w:tab/>
      </w:r>
      <w:proofErr w:type="spellStart"/>
      <w:r w:rsidR="00F96DD6" w:rsidRPr="00F6070B">
        <w:rPr>
          <w:rFonts w:asciiTheme="minorBidi" w:hAnsiTheme="minorBidi" w:cstheme="minorBidi"/>
        </w:rPr>
        <w:t>Terason</w:t>
      </w:r>
      <w:proofErr w:type="spellEnd"/>
      <w:r w:rsidR="00F96DD6" w:rsidRPr="00F6070B">
        <w:rPr>
          <w:rFonts w:asciiTheme="minorBidi" w:hAnsiTheme="minorBidi" w:cstheme="minorBidi"/>
        </w:rPr>
        <w:t xml:space="preserve"> </w:t>
      </w:r>
      <w:proofErr w:type="spellStart"/>
      <w:r w:rsidR="00F96DD6" w:rsidRPr="00F6070B">
        <w:rPr>
          <w:rFonts w:asciiTheme="minorBidi" w:hAnsiTheme="minorBidi" w:cstheme="minorBidi"/>
        </w:rPr>
        <w:t>uSmart</w:t>
      </w:r>
      <w:proofErr w:type="spellEnd"/>
      <w:r w:rsidR="00F96DD6" w:rsidRPr="00F6070B">
        <w:rPr>
          <w:rFonts w:asciiTheme="minorBidi" w:hAnsiTheme="minorBidi" w:cstheme="minorBidi"/>
        </w:rPr>
        <w:t xml:space="preserve"> 3200t, an FDA 510(k)-cleared ultrasound imaging device </w:t>
      </w:r>
      <w:r w:rsidR="00074EE8" w:rsidRPr="00F6070B">
        <w:rPr>
          <w:rFonts w:asciiTheme="minorBidi" w:hAnsiTheme="minorBidi" w:cstheme="minorBidi"/>
        </w:rPr>
        <w:t xml:space="preserve">will be </w:t>
      </w:r>
      <w:r w:rsidR="00F96DD6" w:rsidRPr="00F6070B">
        <w:rPr>
          <w:rFonts w:asciiTheme="minorBidi" w:hAnsiTheme="minorBidi" w:cstheme="minorBidi"/>
        </w:rPr>
        <w:t xml:space="preserve">used as the </w:t>
      </w:r>
      <w:r w:rsidR="0013798B" w:rsidRPr="00F6070B">
        <w:rPr>
          <w:rFonts w:asciiTheme="minorBidi" w:hAnsiTheme="minorBidi" w:cstheme="minorBidi"/>
        </w:rPr>
        <w:t>R</w:t>
      </w:r>
      <w:r w:rsidRPr="00F6070B">
        <w:rPr>
          <w:rFonts w:asciiTheme="minorBidi" w:hAnsiTheme="minorBidi" w:cstheme="minorBidi"/>
        </w:rPr>
        <w:t xml:space="preserve">eference </w:t>
      </w:r>
      <w:r w:rsidR="0013798B" w:rsidRPr="00F6070B">
        <w:rPr>
          <w:rFonts w:asciiTheme="minorBidi" w:hAnsiTheme="minorBidi" w:cstheme="minorBidi"/>
        </w:rPr>
        <w:t>Device</w:t>
      </w:r>
      <w:r w:rsidR="00F96DD6" w:rsidRPr="00F6070B">
        <w:rPr>
          <w:rFonts w:asciiTheme="minorBidi" w:hAnsiTheme="minorBidi" w:cstheme="minorBidi"/>
        </w:rPr>
        <w:t>.</w:t>
      </w:r>
    </w:p>
    <w:p w14:paraId="17DD881E" w14:textId="3277609F" w:rsidR="00511544" w:rsidRPr="00F6070B" w:rsidRDefault="00511544" w:rsidP="00F6070B">
      <w:pPr>
        <w:spacing w:after="120"/>
        <w:ind w:left="2160" w:hanging="2160"/>
        <w:rPr>
          <w:rFonts w:asciiTheme="minorBidi" w:hAnsiTheme="minorBidi" w:cstheme="minorBidi"/>
        </w:rPr>
      </w:pPr>
      <w:r w:rsidRPr="00F6070B">
        <w:rPr>
          <w:rFonts w:asciiTheme="minorBidi" w:hAnsiTheme="minorBidi" w:cstheme="minorBidi"/>
          <w:b/>
          <w:sz w:val="22"/>
          <w:szCs w:val="22"/>
        </w:rPr>
        <w:t xml:space="preserve">Reference </w:t>
      </w:r>
      <w:r w:rsidR="00E27363">
        <w:rPr>
          <w:rFonts w:asciiTheme="minorBidi" w:hAnsiTheme="minorBidi" w:cstheme="minorBidi"/>
          <w:b/>
          <w:sz w:val="22"/>
          <w:szCs w:val="22"/>
        </w:rPr>
        <w:t>Scan</w:t>
      </w:r>
      <w:r w:rsidR="00F6070B">
        <w:rPr>
          <w:rFonts w:asciiTheme="minorBidi" w:hAnsiTheme="minorBidi" w:cstheme="minorBidi"/>
        </w:rPr>
        <w:tab/>
      </w:r>
      <w:r w:rsidR="00E46662">
        <w:rPr>
          <w:rFonts w:asciiTheme="minorBidi" w:hAnsiTheme="minorBidi" w:cstheme="minorBidi"/>
        </w:rPr>
        <w:t xml:space="preserve">TTE examination by a </w:t>
      </w:r>
      <w:r w:rsidR="00E70A9E">
        <w:rPr>
          <w:rFonts w:asciiTheme="minorBidi" w:hAnsiTheme="minorBidi" w:cstheme="minorBidi"/>
        </w:rPr>
        <w:t xml:space="preserve">registered </w:t>
      </w:r>
      <w:r w:rsidR="00E46662">
        <w:rPr>
          <w:rFonts w:asciiTheme="minorBidi" w:hAnsiTheme="minorBidi" w:cstheme="minorBidi"/>
        </w:rPr>
        <w:t>sonographer using the reference device</w:t>
      </w:r>
    </w:p>
    <w:p w14:paraId="4AE8339E" w14:textId="28C294F2" w:rsidR="00E46662" w:rsidRDefault="005234DA" w:rsidP="00623608">
      <w:pPr>
        <w:tabs>
          <w:tab w:val="left" w:pos="1200"/>
        </w:tabs>
        <w:rPr>
          <w:rFonts w:asciiTheme="minorBidi" w:hAnsiTheme="minorBidi" w:cstheme="minorBidi"/>
          <w:b/>
        </w:rPr>
      </w:pPr>
      <w:r>
        <w:rPr>
          <w:rFonts w:asciiTheme="minorBidi" w:hAnsiTheme="minorBidi" w:cstheme="minorBidi"/>
          <w:b/>
        </w:rPr>
        <w:t>RN</w:t>
      </w:r>
      <w:r>
        <w:rPr>
          <w:rFonts w:asciiTheme="minorBidi" w:hAnsiTheme="minorBidi" w:cstheme="minorBidi"/>
          <w:b/>
        </w:rPr>
        <w:tab/>
      </w:r>
      <w:r>
        <w:rPr>
          <w:rFonts w:asciiTheme="minorBidi" w:hAnsiTheme="minorBidi" w:cstheme="minorBidi"/>
          <w:b/>
        </w:rPr>
        <w:tab/>
      </w:r>
      <w:r>
        <w:rPr>
          <w:rFonts w:asciiTheme="minorBidi" w:hAnsiTheme="minorBidi" w:cstheme="minorBidi"/>
          <w:b/>
        </w:rPr>
        <w:tab/>
      </w:r>
      <w:r w:rsidRPr="005234DA">
        <w:rPr>
          <w:rFonts w:asciiTheme="minorBidi" w:hAnsiTheme="minorBidi" w:cstheme="minorBidi"/>
        </w:rPr>
        <w:t>Registered Nurse</w:t>
      </w:r>
    </w:p>
    <w:p w14:paraId="0D05C669" w14:textId="4BD8D1F1" w:rsidR="0080376F" w:rsidRPr="0080376F" w:rsidRDefault="0080376F" w:rsidP="00623608">
      <w:pPr>
        <w:tabs>
          <w:tab w:val="left" w:pos="1200"/>
        </w:tabs>
        <w:rPr>
          <w:rFonts w:asciiTheme="minorBidi" w:hAnsiTheme="minorBidi" w:cstheme="minorBidi"/>
        </w:rPr>
      </w:pPr>
      <w:r>
        <w:rPr>
          <w:rFonts w:asciiTheme="minorBidi" w:hAnsiTheme="minorBidi" w:cstheme="minorBidi"/>
          <w:b/>
        </w:rPr>
        <w:t>RV</w:t>
      </w:r>
      <w:r>
        <w:rPr>
          <w:rFonts w:asciiTheme="minorBidi" w:hAnsiTheme="minorBidi" w:cstheme="minorBidi"/>
          <w:b/>
        </w:rPr>
        <w:tab/>
      </w:r>
      <w:r>
        <w:rPr>
          <w:rFonts w:asciiTheme="minorBidi" w:hAnsiTheme="minorBidi" w:cstheme="minorBidi"/>
          <w:b/>
        </w:rPr>
        <w:tab/>
      </w:r>
      <w:r>
        <w:rPr>
          <w:rFonts w:asciiTheme="minorBidi" w:hAnsiTheme="minorBidi" w:cstheme="minorBidi"/>
          <w:b/>
        </w:rPr>
        <w:tab/>
      </w:r>
      <w:r>
        <w:rPr>
          <w:rFonts w:asciiTheme="minorBidi" w:hAnsiTheme="minorBidi" w:cstheme="minorBidi"/>
        </w:rPr>
        <w:t>Right ventricle</w:t>
      </w:r>
    </w:p>
    <w:p w14:paraId="28BBB400" w14:textId="6985BC8F" w:rsidR="00F2255F" w:rsidRPr="00F6070B" w:rsidRDefault="00F2255F" w:rsidP="00623608">
      <w:pPr>
        <w:tabs>
          <w:tab w:val="left" w:pos="1200"/>
        </w:tabs>
        <w:rPr>
          <w:rFonts w:asciiTheme="minorBidi" w:hAnsiTheme="minorBidi" w:cstheme="minorBidi"/>
        </w:rPr>
      </w:pPr>
      <w:r w:rsidRPr="00F6070B">
        <w:rPr>
          <w:rFonts w:asciiTheme="minorBidi" w:hAnsiTheme="minorBidi" w:cstheme="minorBidi"/>
          <w:b/>
        </w:rPr>
        <w:t xml:space="preserve">Study </w:t>
      </w:r>
      <w:r w:rsidR="00E27363">
        <w:rPr>
          <w:rFonts w:asciiTheme="minorBidi" w:hAnsiTheme="minorBidi" w:cstheme="minorBidi"/>
          <w:b/>
        </w:rPr>
        <w:t>Scan</w:t>
      </w:r>
      <w:r w:rsidRPr="00F6070B">
        <w:rPr>
          <w:rFonts w:asciiTheme="minorBidi" w:hAnsiTheme="minorBidi" w:cstheme="minorBidi"/>
          <w:b/>
        </w:rPr>
        <w:t xml:space="preserve"> </w:t>
      </w:r>
      <w:r w:rsidRPr="00F6070B">
        <w:rPr>
          <w:rFonts w:asciiTheme="minorBidi" w:hAnsiTheme="minorBidi" w:cstheme="minorBidi"/>
          <w:b/>
        </w:rPr>
        <w:tab/>
      </w:r>
      <w:r w:rsidR="00E27363">
        <w:rPr>
          <w:rFonts w:asciiTheme="minorBidi" w:hAnsiTheme="minorBidi" w:cstheme="minorBidi"/>
          <w:b/>
        </w:rPr>
        <w:tab/>
      </w:r>
      <w:r w:rsidRPr="00F6070B">
        <w:rPr>
          <w:rFonts w:asciiTheme="minorBidi" w:hAnsiTheme="minorBidi" w:cstheme="minorBidi"/>
        </w:rPr>
        <w:t>T</w:t>
      </w:r>
      <w:r w:rsidR="002207AE">
        <w:rPr>
          <w:rFonts w:asciiTheme="minorBidi" w:hAnsiTheme="minorBidi" w:cstheme="minorBidi"/>
        </w:rPr>
        <w:t>T</w:t>
      </w:r>
      <w:r w:rsidRPr="00F6070B">
        <w:rPr>
          <w:rFonts w:asciiTheme="minorBidi" w:hAnsiTheme="minorBidi" w:cstheme="minorBidi"/>
        </w:rPr>
        <w:t xml:space="preserve">E examination by a </w:t>
      </w:r>
      <w:r w:rsidR="00BE7A9E">
        <w:rPr>
          <w:rFonts w:asciiTheme="minorBidi" w:hAnsiTheme="minorBidi" w:cstheme="minorBidi"/>
        </w:rPr>
        <w:t>Registered</w:t>
      </w:r>
      <w:r w:rsidRPr="00F6070B">
        <w:rPr>
          <w:rFonts w:asciiTheme="minorBidi" w:hAnsiTheme="minorBidi" w:cstheme="minorBidi"/>
        </w:rPr>
        <w:t xml:space="preserve"> </w:t>
      </w:r>
      <w:r w:rsidR="005234DA">
        <w:rPr>
          <w:rFonts w:asciiTheme="minorBidi" w:hAnsiTheme="minorBidi" w:cstheme="minorBidi"/>
        </w:rPr>
        <w:t xml:space="preserve">Nurse </w:t>
      </w:r>
      <w:r w:rsidRPr="00F6070B">
        <w:rPr>
          <w:rFonts w:asciiTheme="minorBidi" w:hAnsiTheme="minorBidi" w:cstheme="minorBidi"/>
        </w:rPr>
        <w:t>(</w:t>
      </w:r>
      <w:r w:rsidR="005234DA">
        <w:rPr>
          <w:rFonts w:asciiTheme="minorBidi" w:hAnsiTheme="minorBidi" w:cstheme="minorBidi"/>
        </w:rPr>
        <w:t>RN</w:t>
      </w:r>
      <w:r w:rsidRPr="00F6070B">
        <w:rPr>
          <w:rFonts w:asciiTheme="minorBidi" w:hAnsiTheme="minorBidi" w:cstheme="minorBidi"/>
        </w:rPr>
        <w:t>) using the</w:t>
      </w:r>
    </w:p>
    <w:p w14:paraId="43F53A51" w14:textId="1D20C26C" w:rsidR="00F2255F" w:rsidRPr="00F6070B" w:rsidRDefault="00F2255F" w:rsidP="00F6070B">
      <w:pPr>
        <w:tabs>
          <w:tab w:val="left" w:pos="1200"/>
        </w:tabs>
        <w:spacing w:after="120"/>
        <w:rPr>
          <w:rFonts w:asciiTheme="minorBidi" w:hAnsiTheme="minorBidi" w:cstheme="minorBidi"/>
        </w:rPr>
      </w:pPr>
      <w:r w:rsidRPr="00F6070B">
        <w:rPr>
          <w:rFonts w:asciiTheme="minorBidi" w:hAnsiTheme="minorBidi" w:cstheme="minorBidi"/>
        </w:rPr>
        <w:tab/>
      </w:r>
      <w:r w:rsidRPr="00F6070B">
        <w:rPr>
          <w:rFonts w:asciiTheme="minorBidi" w:hAnsiTheme="minorBidi" w:cstheme="minorBidi"/>
        </w:rPr>
        <w:tab/>
      </w:r>
      <w:r w:rsidRPr="00F6070B">
        <w:rPr>
          <w:rFonts w:asciiTheme="minorBidi" w:hAnsiTheme="minorBidi" w:cstheme="minorBidi"/>
        </w:rPr>
        <w:tab/>
      </w:r>
      <w:r w:rsidR="00BE7A9E">
        <w:rPr>
          <w:rFonts w:asciiTheme="minorBidi" w:hAnsiTheme="minorBidi" w:cstheme="minorBidi"/>
        </w:rPr>
        <w:t>Study device</w:t>
      </w:r>
    </w:p>
    <w:p w14:paraId="6C4F6C9B" w14:textId="77777777" w:rsidR="00D56A8D" w:rsidRDefault="00D56A8D" w:rsidP="00D56A8D">
      <w:pPr>
        <w:spacing w:after="120"/>
        <w:ind w:left="2160" w:hanging="2160"/>
        <w:rPr>
          <w:rFonts w:asciiTheme="minorBidi" w:hAnsiTheme="minorBidi" w:cstheme="minorBidi"/>
        </w:rPr>
      </w:pPr>
      <w:r w:rsidRPr="00093AD8">
        <w:rPr>
          <w:rFonts w:asciiTheme="minorBidi" w:hAnsiTheme="minorBidi" w:cstheme="minorBidi"/>
          <w:b/>
        </w:rPr>
        <w:t>SubC4</w:t>
      </w:r>
      <w:r>
        <w:rPr>
          <w:rFonts w:asciiTheme="minorBidi" w:hAnsiTheme="minorBidi" w:cstheme="minorBidi"/>
        </w:rPr>
        <w:tab/>
        <w:t>Subcostal 4-Chamber View</w:t>
      </w:r>
    </w:p>
    <w:p w14:paraId="2598A71B" w14:textId="15A4B7E1" w:rsidR="00D56A8D" w:rsidRPr="008E78D4" w:rsidRDefault="00D56A8D" w:rsidP="00D56A8D">
      <w:pPr>
        <w:spacing w:after="120"/>
        <w:ind w:left="2160" w:hanging="2160"/>
        <w:rPr>
          <w:rFonts w:asciiTheme="minorBidi" w:hAnsiTheme="minorBidi" w:cstheme="minorBidi"/>
        </w:rPr>
      </w:pPr>
      <w:proofErr w:type="spellStart"/>
      <w:r w:rsidRPr="00093AD8">
        <w:rPr>
          <w:rFonts w:asciiTheme="minorBidi" w:hAnsiTheme="minorBidi" w:cstheme="minorBidi"/>
          <w:b/>
        </w:rPr>
        <w:t>SubC</w:t>
      </w:r>
      <w:proofErr w:type="spellEnd"/>
      <w:r w:rsidRPr="00093AD8">
        <w:rPr>
          <w:rFonts w:asciiTheme="minorBidi" w:hAnsiTheme="minorBidi" w:cstheme="minorBidi"/>
          <w:b/>
        </w:rPr>
        <w:t>-IVC</w:t>
      </w:r>
      <w:r>
        <w:rPr>
          <w:rFonts w:asciiTheme="minorBidi" w:hAnsiTheme="minorBidi" w:cstheme="minorBidi"/>
        </w:rPr>
        <w:tab/>
        <w:t>Subcostal Inferior Vena Cava View</w:t>
      </w:r>
    </w:p>
    <w:p w14:paraId="36CD79E6" w14:textId="6B2EED2E" w:rsidR="00D56A8D" w:rsidRPr="00F6070B" w:rsidRDefault="006C1CCD" w:rsidP="00D56A8D">
      <w:pPr>
        <w:spacing w:after="120"/>
        <w:ind w:left="2160" w:hanging="2160"/>
        <w:rPr>
          <w:rFonts w:asciiTheme="minorBidi" w:hAnsiTheme="minorBidi" w:cstheme="minorBidi"/>
        </w:rPr>
      </w:pPr>
      <w:r w:rsidRPr="00F6070B">
        <w:rPr>
          <w:rFonts w:asciiTheme="minorBidi" w:hAnsiTheme="minorBidi" w:cstheme="minorBidi"/>
          <w:b/>
        </w:rPr>
        <w:t>TTE</w:t>
      </w:r>
      <w:r w:rsidRPr="00F6070B">
        <w:rPr>
          <w:rFonts w:asciiTheme="minorBidi" w:hAnsiTheme="minorBidi" w:cstheme="minorBidi"/>
        </w:rPr>
        <w:tab/>
        <w:t>Transthoracic echocardiogram</w:t>
      </w:r>
    </w:p>
    <w:p w14:paraId="3379AF45" w14:textId="77777777" w:rsidR="00102245" w:rsidRPr="00F6070B" w:rsidRDefault="00102245">
      <w:pPr>
        <w:rPr>
          <w:rFonts w:asciiTheme="minorBidi" w:eastAsiaTheme="majorEastAsia" w:hAnsiTheme="minorBidi" w:cstheme="minorBidi"/>
          <w:b/>
          <w:bCs/>
          <w:color w:val="000000" w:themeColor="text1"/>
        </w:rPr>
      </w:pPr>
    </w:p>
    <w:p w14:paraId="352BD072" w14:textId="77777777" w:rsidR="003438CC" w:rsidRPr="002B7F5A" w:rsidRDefault="00105039" w:rsidP="00AA5BCD">
      <w:pPr>
        <w:rPr>
          <w:rFonts w:asciiTheme="minorBidi" w:hAnsiTheme="minorBidi" w:cstheme="minorBidi"/>
          <w:b/>
        </w:rPr>
      </w:pPr>
      <w:r w:rsidRPr="002B7F5A">
        <w:rPr>
          <w:rFonts w:asciiTheme="minorBidi" w:hAnsiTheme="minorBidi" w:cstheme="minorBidi"/>
          <w:b/>
        </w:rPr>
        <w:lastRenderedPageBreak/>
        <w:br w:type="page"/>
      </w:r>
    </w:p>
    <w:p w14:paraId="6CE87AFB" w14:textId="77777777" w:rsidR="00574A23" w:rsidRPr="002B7F5A" w:rsidRDefault="0092750A" w:rsidP="00BF02BE">
      <w:pPr>
        <w:pStyle w:val="Subtitle"/>
        <w:rPr>
          <w:rFonts w:asciiTheme="minorBidi" w:hAnsiTheme="minorBidi" w:cstheme="minorBidi"/>
          <w:sz w:val="24"/>
          <w:szCs w:val="24"/>
        </w:rPr>
      </w:pPr>
      <w:bookmarkStart w:id="2" w:name="_Toc356525476"/>
      <w:bookmarkStart w:id="3" w:name="_Toc520280139"/>
      <w:r w:rsidRPr="002B7F5A">
        <w:rPr>
          <w:rFonts w:asciiTheme="minorBidi" w:hAnsiTheme="minorBidi" w:cstheme="minorBidi"/>
          <w:sz w:val="24"/>
          <w:szCs w:val="24"/>
        </w:rPr>
        <w:lastRenderedPageBreak/>
        <w:t>S</w:t>
      </w:r>
      <w:r w:rsidR="00237EEA" w:rsidRPr="002B7F5A">
        <w:rPr>
          <w:rFonts w:asciiTheme="minorBidi" w:hAnsiTheme="minorBidi" w:cstheme="minorBidi"/>
          <w:sz w:val="24"/>
          <w:szCs w:val="24"/>
        </w:rPr>
        <w:t>tudy Summary</w:t>
      </w:r>
      <w:bookmarkEnd w:id="2"/>
      <w:bookmarkEnd w:id="3"/>
    </w:p>
    <w:tbl>
      <w:tblPr>
        <w:tblStyle w:val="TableGrid"/>
        <w:tblW w:w="9985" w:type="dxa"/>
        <w:tblInd w:w="432" w:type="dxa"/>
        <w:tblLook w:val="04A0" w:firstRow="1" w:lastRow="0" w:firstColumn="1" w:lastColumn="0" w:noHBand="0" w:noVBand="1"/>
      </w:tblPr>
      <w:tblGrid>
        <w:gridCol w:w="2263"/>
        <w:gridCol w:w="7722"/>
      </w:tblGrid>
      <w:tr w:rsidR="0092750A" w:rsidRPr="002B7F5A" w14:paraId="4CBA842F" w14:textId="77777777" w:rsidTr="005261D0">
        <w:trPr>
          <w:trHeight w:val="545"/>
        </w:trPr>
        <w:tc>
          <w:tcPr>
            <w:tcW w:w="2263" w:type="dxa"/>
          </w:tcPr>
          <w:p w14:paraId="2DC2D9A8" w14:textId="77777777" w:rsidR="0092750A" w:rsidRPr="005261D0" w:rsidRDefault="0092750A" w:rsidP="00F02FAE">
            <w:pPr>
              <w:rPr>
                <w:rFonts w:asciiTheme="minorBidi" w:hAnsiTheme="minorBidi" w:cstheme="minorBidi"/>
                <w:b/>
              </w:rPr>
            </w:pPr>
            <w:r w:rsidRPr="005261D0">
              <w:rPr>
                <w:rFonts w:asciiTheme="minorBidi" w:hAnsiTheme="minorBidi" w:cstheme="minorBidi"/>
                <w:b/>
              </w:rPr>
              <w:t>Title</w:t>
            </w:r>
          </w:p>
        </w:tc>
        <w:tc>
          <w:tcPr>
            <w:tcW w:w="7722" w:type="dxa"/>
          </w:tcPr>
          <w:p w14:paraId="2724E038" w14:textId="5B56A264" w:rsidR="0092750A" w:rsidRPr="002B7F5A" w:rsidRDefault="008D72E3" w:rsidP="00F02FAE">
            <w:pPr>
              <w:rPr>
                <w:rFonts w:asciiTheme="minorBidi" w:hAnsiTheme="minorBidi" w:cstheme="minorBidi"/>
                <w:spacing w:val="-2"/>
              </w:rPr>
            </w:pPr>
            <w:r w:rsidRPr="002B7F5A">
              <w:rPr>
                <w:rFonts w:asciiTheme="minorBidi" w:hAnsiTheme="minorBidi" w:cstheme="minorBidi"/>
                <w:spacing w:val="-2"/>
              </w:rPr>
              <w:t xml:space="preserve">Study </w:t>
            </w:r>
            <w:r w:rsidR="00915844" w:rsidRPr="002B7F5A">
              <w:rPr>
                <w:rFonts w:asciiTheme="minorBidi" w:hAnsiTheme="minorBidi" w:cstheme="minorBidi"/>
                <w:spacing w:val="-2"/>
              </w:rPr>
              <w:t>for</w:t>
            </w:r>
            <w:r w:rsidR="00BC76CB" w:rsidRPr="002B7F5A">
              <w:rPr>
                <w:rFonts w:asciiTheme="minorBidi" w:hAnsiTheme="minorBidi" w:cstheme="minorBidi"/>
                <w:spacing w:val="-2"/>
              </w:rPr>
              <w:t xml:space="preserve"> Point-of-Care Echocardiography with Assistance Technology</w:t>
            </w:r>
            <w:r w:rsidR="006C559C" w:rsidRPr="002B7F5A">
              <w:rPr>
                <w:rFonts w:asciiTheme="minorBidi" w:hAnsiTheme="minorBidi" w:cstheme="minorBidi"/>
                <w:spacing w:val="-2"/>
              </w:rPr>
              <w:t xml:space="preserve"> </w:t>
            </w:r>
          </w:p>
        </w:tc>
      </w:tr>
      <w:tr w:rsidR="0092750A" w:rsidRPr="002B7F5A" w14:paraId="3DB35429" w14:textId="77777777" w:rsidTr="005261D0">
        <w:trPr>
          <w:trHeight w:val="268"/>
        </w:trPr>
        <w:tc>
          <w:tcPr>
            <w:tcW w:w="2263" w:type="dxa"/>
          </w:tcPr>
          <w:p w14:paraId="2A6DCFA0" w14:textId="77777777" w:rsidR="0092750A" w:rsidRPr="005261D0" w:rsidRDefault="0092750A" w:rsidP="00F02FAE">
            <w:pPr>
              <w:rPr>
                <w:rFonts w:asciiTheme="minorBidi" w:hAnsiTheme="minorBidi" w:cstheme="minorBidi"/>
                <w:b/>
              </w:rPr>
            </w:pPr>
            <w:r w:rsidRPr="005261D0">
              <w:rPr>
                <w:rFonts w:asciiTheme="minorBidi" w:hAnsiTheme="minorBidi" w:cstheme="minorBidi"/>
                <w:b/>
              </w:rPr>
              <w:t>Methodology</w:t>
            </w:r>
          </w:p>
        </w:tc>
        <w:tc>
          <w:tcPr>
            <w:tcW w:w="7722" w:type="dxa"/>
          </w:tcPr>
          <w:p w14:paraId="5D0E79AC" w14:textId="7DE5DEBC" w:rsidR="0092750A" w:rsidRDefault="00137A28" w:rsidP="00F758B4">
            <w:pPr>
              <w:rPr>
                <w:rFonts w:asciiTheme="minorBidi" w:hAnsiTheme="minorBidi" w:cstheme="minorBidi"/>
                <w:spacing w:val="-2"/>
              </w:rPr>
            </w:pPr>
            <w:r w:rsidRPr="002B7F5A">
              <w:rPr>
                <w:rFonts w:asciiTheme="minorBidi" w:hAnsiTheme="minorBidi" w:cstheme="minorBidi"/>
                <w:spacing w:val="-2"/>
              </w:rPr>
              <w:t>Establish</w:t>
            </w:r>
            <w:r w:rsidR="00BE6658" w:rsidRPr="002B7F5A">
              <w:rPr>
                <w:rFonts w:asciiTheme="minorBidi" w:hAnsiTheme="minorBidi" w:cstheme="minorBidi"/>
                <w:spacing w:val="-2"/>
              </w:rPr>
              <w:t xml:space="preserve"> </w:t>
            </w:r>
            <w:r w:rsidR="00BF02BE" w:rsidRPr="002B7F5A">
              <w:rPr>
                <w:rFonts w:asciiTheme="minorBidi" w:hAnsiTheme="minorBidi" w:cstheme="minorBidi"/>
                <w:spacing w:val="-2"/>
              </w:rPr>
              <w:t>TTE</w:t>
            </w:r>
            <w:r w:rsidR="00CC4AFC" w:rsidRPr="002B7F5A">
              <w:rPr>
                <w:rFonts w:asciiTheme="minorBidi" w:hAnsiTheme="minorBidi" w:cstheme="minorBidi"/>
                <w:spacing w:val="-2"/>
              </w:rPr>
              <w:t xml:space="preserve"> </w:t>
            </w:r>
            <w:r w:rsidR="003C325E" w:rsidRPr="002B7F5A">
              <w:rPr>
                <w:rFonts w:asciiTheme="minorBidi" w:hAnsiTheme="minorBidi" w:cstheme="minorBidi"/>
                <w:spacing w:val="-2"/>
              </w:rPr>
              <w:t xml:space="preserve">exams performed </w:t>
            </w:r>
            <w:r w:rsidR="007B5F9D" w:rsidRPr="002B7F5A">
              <w:rPr>
                <w:rFonts w:asciiTheme="minorBidi" w:hAnsiTheme="minorBidi" w:cstheme="minorBidi"/>
                <w:spacing w:val="-2"/>
              </w:rPr>
              <w:t xml:space="preserve">with </w:t>
            </w:r>
            <w:r w:rsidR="002F1A1E" w:rsidRPr="002B7F5A">
              <w:rPr>
                <w:rFonts w:asciiTheme="minorBidi" w:hAnsiTheme="minorBidi" w:cstheme="minorBidi"/>
                <w:spacing w:val="-2"/>
              </w:rPr>
              <w:t xml:space="preserve">Bay Labs </w:t>
            </w:r>
            <w:proofErr w:type="spellStart"/>
            <w:r w:rsidR="002F1A1E" w:rsidRPr="002B7F5A">
              <w:rPr>
                <w:rFonts w:asciiTheme="minorBidi" w:hAnsiTheme="minorBidi" w:cstheme="minorBidi"/>
                <w:spacing w:val="-2"/>
              </w:rPr>
              <w:t>Echo</w:t>
            </w:r>
            <w:r w:rsidR="00A32A4A" w:rsidRPr="002B7F5A">
              <w:rPr>
                <w:rFonts w:asciiTheme="minorBidi" w:hAnsiTheme="minorBidi" w:cstheme="minorBidi"/>
                <w:spacing w:val="-2"/>
              </w:rPr>
              <w:t>GPS</w:t>
            </w:r>
            <w:proofErr w:type="spellEnd"/>
            <w:r w:rsidR="00B3399C" w:rsidRPr="002B7F5A">
              <w:rPr>
                <w:rFonts w:asciiTheme="minorBidi" w:hAnsiTheme="minorBidi" w:cstheme="minorBidi"/>
                <w:spacing w:val="-2"/>
              </w:rPr>
              <w:t xml:space="preserve"> </w:t>
            </w:r>
            <w:r w:rsidR="00CC4AFC" w:rsidRPr="002B7F5A">
              <w:rPr>
                <w:rFonts w:asciiTheme="minorBidi" w:hAnsiTheme="minorBidi" w:cstheme="minorBidi"/>
                <w:spacing w:val="-2"/>
              </w:rPr>
              <w:t>assistance technology</w:t>
            </w:r>
            <w:r w:rsidR="00753168" w:rsidRPr="002B7F5A">
              <w:rPr>
                <w:rFonts w:asciiTheme="minorBidi" w:hAnsiTheme="minorBidi" w:cstheme="minorBidi"/>
                <w:spacing w:val="-2"/>
              </w:rPr>
              <w:t xml:space="preserve"> </w:t>
            </w:r>
            <w:r w:rsidR="00BE6658" w:rsidRPr="002B7F5A">
              <w:rPr>
                <w:rFonts w:asciiTheme="minorBidi" w:hAnsiTheme="minorBidi" w:cstheme="minorBidi"/>
                <w:spacing w:val="-2"/>
              </w:rPr>
              <w:t xml:space="preserve">can be used </w:t>
            </w:r>
            <w:r w:rsidR="000B287C">
              <w:rPr>
                <w:rFonts w:asciiTheme="minorBidi" w:hAnsiTheme="minorBidi" w:cstheme="minorBidi"/>
                <w:spacing w:val="-2"/>
              </w:rPr>
              <w:t xml:space="preserve">by registered nurses (RNs) </w:t>
            </w:r>
            <w:r w:rsidR="00BE6658" w:rsidRPr="002B7F5A">
              <w:rPr>
                <w:rFonts w:asciiTheme="minorBidi" w:hAnsiTheme="minorBidi" w:cstheme="minorBidi"/>
                <w:spacing w:val="-2"/>
              </w:rPr>
              <w:t xml:space="preserve">compared </w:t>
            </w:r>
            <w:r w:rsidR="00D26402" w:rsidRPr="002B7F5A">
              <w:rPr>
                <w:rFonts w:asciiTheme="minorBidi" w:hAnsiTheme="minorBidi" w:cstheme="minorBidi"/>
                <w:spacing w:val="-2"/>
              </w:rPr>
              <w:t xml:space="preserve">to </w:t>
            </w:r>
            <w:r w:rsidR="00BE6658" w:rsidRPr="002B7F5A">
              <w:rPr>
                <w:rFonts w:asciiTheme="minorBidi" w:hAnsiTheme="minorBidi" w:cstheme="minorBidi"/>
                <w:spacing w:val="-2"/>
              </w:rPr>
              <w:t xml:space="preserve">findings </w:t>
            </w:r>
            <w:r w:rsidR="00753168" w:rsidRPr="002B7F5A">
              <w:rPr>
                <w:rFonts w:asciiTheme="minorBidi" w:hAnsiTheme="minorBidi" w:cstheme="minorBidi"/>
                <w:spacing w:val="-2"/>
              </w:rPr>
              <w:t>from</w:t>
            </w:r>
            <w:r w:rsidR="007B5F9D" w:rsidRPr="002B7F5A">
              <w:rPr>
                <w:rFonts w:asciiTheme="minorBidi" w:hAnsiTheme="minorBidi" w:cstheme="minorBidi"/>
                <w:spacing w:val="-2"/>
              </w:rPr>
              <w:t xml:space="preserve"> a commercially available</w:t>
            </w:r>
            <w:r w:rsidR="00D36A64" w:rsidRPr="002B7F5A">
              <w:rPr>
                <w:rFonts w:asciiTheme="minorBidi" w:hAnsiTheme="minorBidi" w:cstheme="minorBidi"/>
                <w:spacing w:val="-2"/>
              </w:rPr>
              <w:t>, FDA</w:t>
            </w:r>
            <w:r w:rsidR="00B746B2" w:rsidRPr="002B7F5A">
              <w:rPr>
                <w:rFonts w:asciiTheme="minorBidi" w:hAnsiTheme="minorBidi" w:cstheme="minorBidi"/>
                <w:spacing w:val="-2"/>
              </w:rPr>
              <w:t xml:space="preserve"> 510(k)</w:t>
            </w:r>
            <w:r w:rsidR="00D36A64" w:rsidRPr="002B7F5A">
              <w:rPr>
                <w:rFonts w:asciiTheme="minorBidi" w:hAnsiTheme="minorBidi" w:cstheme="minorBidi"/>
                <w:spacing w:val="-2"/>
              </w:rPr>
              <w:t xml:space="preserve">-cleared </w:t>
            </w:r>
            <w:r w:rsidR="004123C5" w:rsidRPr="002B7F5A">
              <w:rPr>
                <w:rFonts w:asciiTheme="minorBidi" w:hAnsiTheme="minorBidi" w:cstheme="minorBidi"/>
                <w:spacing w:val="-2"/>
              </w:rPr>
              <w:t>reference device</w:t>
            </w:r>
            <w:r w:rsidR="00D36A64" w:rsidRPr="002B7F5A">
              <w:rPr>
                <w:rFonts w:asciiTheme="minorBidi" w:hAnsiTheme="minorBidi" w:cstheme="minorBidi"/>
                <w:spacing w:val="-2"/>
              </w:rPr>
              <w:t xml:space="preserve"> (</w:t>
            </w:r>
            <w:proofErr w:type="spellStart"/>
            <w:r w:rsidR="00D36A64" w:rsidRPr="002B7F5A">
              <w:rPr>
                <w:rFonts w:asciiTheme="minorBidi" w:hAnsiTheme="minorBidi" w:cstheme="minorBidi"/>
                <w:spacing w:val="-2"/>
              </w:rPr>
              <w:t>Terason</w:t>
            </w:r>
            <w:proofErr w:type="spellEnd"/>
            <w:r w:rsidR="00D36A64" w:rsidRPr="002B7F5A">
              <w:rPr>
                <w:rFonts w:asciiTheme="minorBidi" w:hAnsiTheme="minorBidi" w:cstheme="minorBidi"/>
                <w:spacing w:val="-2"/>
              </w:rPr>
              <w:t xml:space="preserve"> </w:t>
            </w:r>
            <w:proofErr w:type="spellStart"/>
            <w:r w:rsidR="00D36A64" w:rsidRPr="002B7F5A">
              <w:rPr>
                <w:rFonts w:asciiTheme="minorBidi" w:hAnsiTheme="minorBidi" w:cstheme="minorBidi"/>
                <w:spacing w:val="-2"/>
              </w:rPr>
              <w:t>uSmart</w:t>
            </w:r>
            <w:proofErr w:type="spellEnd"/>
            <w:r w:rsidR="00D36A64" w:rsidRPr="002B7F5A">
              <w:rPr>
                <w:rFonts w:asciiTheme="minorBidi" w:hAnsiTheme="minorBidi" w:cstheme="minorBidi"/>
                <w:spacing w:val="-2"/>
              </w:rPr>
              <w:t xml:space="preserve"> 3200t, </w:t>
            </w:r>
            <w:r w:rsidR="002F1A1E" w:rsidRPr="002B7F5A">
              <w:rPr>
                <w:rFonts w:asciiTheme="minorBidi" w:hAnsiTheme="minorBidi" w:cstheme="minorBidi"/>
                <w:spacing w:val="-2"/>
              </w:rPr>
              <w:t>point-of-care ultrasound</w:t>
            </w:r>
            <w:r w:rsidR="001537AB" w:rsidRPr="002B7F5A">
              <w:rPr>
                <w:rFonts w:asciiTheme="minorBidi" w:hAnsiTheme="minorBidi" w:cstheme="minorBidi"/>
                <w:spacing w:val="-2"/>
              </w:rPr>
              <w:t>)</w:t>
            </w:r>
            <w:r w:rsidR="00D36A64" w:rsidRPr="002B7F5A">
              <w:rPr>
                <w:rFonts w:asciiTheme="minorBidi" w:hAnsiTheme="minorBidi" w:cstheme="minorBidi"/>
                <w:spacing w:val="-2"/>
              </w:rPr>
              <w:t xml:space="preserve"> </w:t>
            </w:r>
            <w:r w:rsidR="007B5F9D" w:rsidRPr="002B7F5A">
              <w:rPr>
                <w:rFonts w:asciiTheme="minorBidi" w:hAnsiTheme="minorBidi" w:cstheme="minorBidi"/>
                <w:spacing w:val="-2"/>
              </w:rPr>
              <w:t xml:space="preserve">without </w:t>
            </w:r>
            <w:proofErr w:type="spellStart"/>
            <w:r w:rsidR="001537AB" w:rsidRPr="002B7F5A">
              <w:rPr>
                <w:rFonts w:asciiTheme="minorBidi" w:hAnsiTheme="minorBidi" w:cstheme="minorBidi"/>
                <w:spacing w:val="-2"/>
              </w:rPr>
              <w:t>EchoGPS</w:t>
            </w:r>
            <w:proofErr w:type="spellEnd"/>
            <w:r w:rsidR="001537AB" w:rsidRPr="002B7F5A">
              <w:rPr>
                <w:rFonts w:asciiTheme="minorBidi" w:hAnsiTheme="minorBidi" w:cstheme="minorBidi"/>
                <w:spacing w:val="-2"/>
              </w:rPr>
              <w:t xml:space="preserve"> </w:t>
            </w:r>
            <w:r w:rsidR="007B5F9D" w:rsidRPr="002B7F5A">
              <w:rPr>
                <w:rFonts w:asciiTheme="minorBidi" w:hAnsiTheme="minorBidi" w:cstheme="minorBidi"/>
                <w:spacing w:val="-2"/>
              </w:rPr>
              <w:t>assistance technology</w:t>
            </w:r>
            <w:r w:rsidR="000B287C">
              <w:rPr>
                <w:rFonts w:asciiTheme="minorBidi" w:hAnsiTheme="minorBidi" w:cstheme="minorBidi"/>
                <w:spacing w:val="-2"/>
              </w:rPr>
              <w:t xml:space="preserve"> by trained sonographers in patients referred for a clinical echocardiographic examination</w:t>
            </w:r>
            <w:r w:rsidR="004C3385" w:rsidRPr="002B7F5A">
              <w:rPr>
                <w:rFonts w:asciiTheme="minorBidi" w:hAnsiTheme="minorBidi" w:cstheme="minorBidi"/>
                <w:spacing w:val="-2"/>
              </w:rPr>
              <w:t xml:space="preserve">. </w:t>
            </w:r>
          </w:p>
          <w:p w14:paraId="51C2EAB7" w14:textId="1F88C586" w:rsidR="00D8530A" w:rsidRPr="002B7F5A" w:rsidRDefault="00D8530A" w:rsidP="00F758B4">
            <w:pPr>
              <w:rPr>
                <w:rFonts w:asciiTheme="minorBidi" w:hAnsiTheme="minorBidi" w:cstheme="minorBidi"/>
                <w:spacing w:val="-2"/>
              </w:rPr>
            </w:pPr>
          </w:p>
        </w:tc>
      </w:tr>
      <w:tr w:rsidR="0092750A" w:rsidRPr="002B7F5A" w14:paraId="17DD353E" w14:textId="77777777" w:rsidTr="005261D0">
        <w:trPr>
          <w:trHeight w:val="405"/>
        </w:trPr>
        <w:tc>
          <w:tcPr>
            <w:tcW w:w="2263" w:type="dxa"/>
          </w:tcPr>
          <w:p w14:paraId="23B06F08" w14:textId="77777777" w:rsidR="0092750A" w:rsidRPr="005261D0" w:rsidRDefault="0092750A" w:rsidP="00F02FAE">
            <w:pPr>
              <w:rPr>
                <w:rFonts w:asciiTheme="minorBidi" w:hAnsiTheme="minorBidi" w:cstheme="minorBidi"/>
                <w:b/>
              </w:rPr>
            </w:pPr>
            <w:r w:rsidRPr="005261D0">
              <w:rPr>
                <w:rFonts w:asciiTheme="minorBidi" w:hAnsiTheme="minorBidi" w:cstheme="minorBidi"/>
                <w:b/>
              </w:rPr>
              <w:t>Study Duration</w:t>
            </w:r>
          </w:p>
        </w:tc>
        <w:tc>
          <w:tcPr>
            <w:tcW w:w="7722" w:type="dxa"/>
          </w:tcPr>
          <w:p w14:paraId="42A039FB" w14:textId="2234008B" w:rsidR="0092750A" w:rsidRPr="002B7F5A" w:rsidRDefault="00E46662" w:rsidP="00632B02">
            <w:pPr>
              <w:rPr>
                <w:rFonts w:asciiTheme="minorBidi" w:hAnsiTheme="minorBidi" w:cstheme="minorBidi"/>
                <w:spacing w:val="-2"/>
              </w:rPr>
            </w:pPr>
            <w:r>
              <w:rPr>
                <w:rFonts w:asciiTheme="minorBidi" w:hAnsiTheme="minorBidi" w:cstheme="minorBidi"/>
                <w:spacing w:val="-2"/>
              </w:rPr>
              <w:t>2</w:t>
            </w:r>
            <w:r w:rsidR="00E43CAA" w:rsidRPr="002B7F5A">
              <w:rPr>
                <w:rFonts w:asciiTheme="minorBidi" w:hAnsiTheme="minorBidi" w:cstheme="minorBidi"/>
                <w:spacing w:val="-2"/>
              </w:rPr>
              <w:t xml:space="preserve"> months</w:t>
            </w:r>
            <w:r w:rsidR="0092750A" w:rsidRPr="002B7F5A">
              <w:rPr>
                <w:rFonts w:asciiTheme="minorBidi" w:hAnsiTheme="minorBidi" w:cstheme="minorBidi"/>
                <w:spacing w:val="-2"/>
              </w:rPr>
              <w:t xml:space="preserve"> </w:t>
            </w:r>
          </w:p>
        </w:tc>
      </w:tr>
      <w:tr w:rsidR="0092750A" w:rsidRPr="002B7F5A" w14:paraId="4A00ED68" w14:textId="77777777" w:rsidTr="005261D0">
        <w:trPr>
          <w:trHeight w:val="963"/>
        </w:trPr>
        <w:tc>
          <w:tcPr>
            <w:tcW w:w="2263" w:type="dxa"/>
          </w:tcPr>
          <w:p w14:paraId="15E3DCD6" w14:textId="77777777" w:rsidR="005261D0" w:rsidRDefault="005261D0" w:rsidP="00F02FAE">
            <w:pPr>
              <w:rPr>
                <w:rFonts w:asciiTheme="minorBidi" w:hAnsiTheme="minorBidi" w:cstheme="minorBidi"/>
                <w:b/>
              </w:rPr>
            </w:pPr>
          </w:p>
          <w:p w14:paraId="1C5043F2" w14:textId="379979D6" w:rsidR="0092750A" w:rsidRPr="005261D0" w:rsidRDefault="007126B2" w:rsidP="00F02FAE">
            <w:pPr>
              <w:rPr>
                <w:rFonts w:asciiTheme="minorBidi" w:hAnsiTheme="minorBidi" w:cstheme="minorBidi"/>
                <w:b/>
              </w:rPr>
            </w:pPr>
            <w:r w:rsidRPr="005261D0">
              <w:rPr>
                <w:rFonts w:asciiTheme="minorBidi" w:hAnsiTheme="minorBidi" w:cstheme="minorBidi"/>
                <w:b/>
              </w:rPr>
              <w:t>Study Center(s)</w:t>
            </w:r>
          </w:p>
        </w:tc>
        <w:tc>
          <w:tcPr>
            <w:tcW w:w="7722" w:type="dxa"/>
          </w:tcPr>
          <w:p w14:paraId="30F83455" w14:textId="77777777" w:rsidR="005261D0" w:rsidRDefault="005261D0" w:rsidP="00A07A9E">
            <w:pPr>
              <w:rPr>
                <w:rFonts w:asciiTheme="minorBidi" w:hAnsiTheme="minorBidi" w:cstheme="minorBidi"/>
                <w:spacing w:val="-2"/>
              </w:rPr>
            </w:pPr>
          </w:p>
          <w:p w14:paraId="4E4B6C23" w14:textId="523AFE04" w:rsidR="00A07A9E" w:rsidRDefault="00A07A9E" w:rsidP="00A07A9E">
            <w:pPr>
              <w:rPr>
                <w:rFonts w:asciiTheme="minorBidi" w:hAnsiTheme="minorBidi" w:cstheme="minorBidi"/>
              </w:rPr>
            </w:pPr>
            <w:r w:rsidRPr="000C2621">
              <w:rPr>
                <w:rFonts w:asciiTheme="minorBidi" w:hAnsiTheme="minorBidi" w:cstheme="minorBidi"/>
                <w:spacing w:val="-2"/>
              </w:rPr>
              <w:t xml:space="preserve">Northwestern Medicine, </w:t>
            </w:r>
            <w:r w:rsidRPr="000C2621">
              <w:rPr>
                <w:rFonts w:asciiTheme="minorBidi" w:hAnsiTheme="minorBidi" w:cstheme="minorBidi"/>
              </w:rPr>
              <w:t xml:space="preserve">Bluhm Cardiovascular Institute, 201 East Huron Street, Chicago, IL 60611 </w:t>
            </w:r>
          </w:p>
          <w:p w14:paraId="3C2FBED6" w14:textId="0EB8FA5A" w:rsidR="000B287C" w:rsidRDefault="000B287C" w:rsidP="00A07A9E">
            <w:pPr>
              <w:rPr>
                <w:rFonts w:asciiTheme="minorBidi" w:hAnsiTheme="minorBidi" w:cstheme="minorBidi"/>
              </w:rPr>
            </w:pPr>
          </w:p>
          <w:p w14:paraId="5BA323FB" w14:textId="672D5857" w:rsidR="0092750A" w:rsidRPr="000C2621" w:rsidRDefault="000B287C" w:rsidP="00957D74">
            <w:pPr>
              <w:rPr>
                <w:rFonts w:asciiTheme="minorBidi" w:hAnsiTheme="minorBidi" w:cstheme="minorBidi"/>
              </w:rPr>
            </w:pPr>
            <w:r>
              <w:rPr>
                <w:rFonts w:asciiTheme="minorBidi" w:hAnsiTheme="minorBidi" w:cstheme="minorBidi"/>
              </w:rPr>
              <w:t>Minneapolis Heart Institite, 920 East 28</w:t>
            </w:r>
            <w:r w:rsidRPr="000B287C">
              <w:rPr>
                <w:rFonts w:asciiTheme="minorBidi" w:hAnsiTheme="minorBidi" w:cstheme="minorBidi"/>
                <w:vertAlign w:val="superscript"/>
              </w:rPr>
              <w:t>th</w:t>
            </w:r>
            <w:r>
              <w:rPr>
                <w:rFonts w:asciiTheme="minorBidi" w:hAnsiTheme="minorBidi" w:cstheme="minorBidi"/>
              </w:rPr>
              <w:t xml:space="preserve"> street, Minneapolis, MN 55407</w:t>
            </w:r>
          </w:p>
          <w:p w14:paraId="1932B971" w14:textId="08DFDB71" w:rsidR="00957D74" w:rsidRPr="000C2621" w:rsidRDefault="00957D74" w:rsidP="000C2621">
            <w:pPr>
              <w:rPr>
                <w:rFonts w:asciiTheme="minorBidi" w:hAnsiTheme="minorBidi" w:cstheme="minorBidi"/>
                <w:spacing w:val="-2"/>
              </w:rPr>
            </w:pPr>
          </w:p>
        </w:tc>
      </w:tr>
      <w:tr w:rsidR="005261D0" w:rsidRPr="00F9686A" w14:paraId="08E438E9" w14:textId="77777777" w:rsidTr="005261D0">
        <w:trPr>
          <w:trHeight w:val="1080"/>
        </w:trPr>
        <w:tc>
          <w:tcPr>
            <w:tcW w:w="2263" w:type="dxa"/>
          </w:tcPr>
          <w:p w14:paraId="666B5505" w14:textId="77777777" w:rsidR="005261D0" w:rsidRPr="005261D0" w:rsidRDefault="005261D0" w:rsidP="00417D8B">
            <w:pPr>
              <w:rPr>
                <w:rFonts w:ascii="Arial" w:eastAsia="PMingLiU" w:hAnsi="Arial" w:cs="Arial"/>
                <w:b/>
                <w:szCs w:val="22"/>
                <w:lang w:val="en"/>
              </w:rPr>
            </w:pPr>
            <w:r w:rsidRPr="005261D0">
              <w:rPr>
                <w:rFonts w:ascii="Arial" w:eastAsia="PMingLiU" w:hAnsi="Arial" w:cs="Arial"/>
                <w:b/>
                <w:szCs w:val="22"/>
                <w:lang w:val="en"/>
              </w:rPr>
              <w:t>Study Objectives</w:t>
            </w:r>
          </w:p>
        </w:tc>
        <w:tc>
          <w:tcPr>
            <w:tcW w:w="7722" w:type="dxa"/>
          </w:tcPr>
          <w:p w14:paraId="3EA98871" w14:textId="70D579FC"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 xml:space="preserve">To validate clinical use of </w:t>
            </w:r>
            <w:proofErr w:type="spellStart"/>
            <w:r w:rsidRPr="005261D0">
              <w:rPr>
                <w:rFonts w:ascii="Arial" w:eastAsia="PMingLiU" w:hAnsi="Arial" w:cs="Arial"/>
                <w:szCs w:val="22"/>
                <w:lang w:val="en"/>
              </w:rPr>
              <w:t>EchoGPS</w:t>
            </w:r>
            <w:proofErr w:type="spellEnd"/>
            <w:r w:rsidRPr="005261D0">
              <w:rPr>
                <w:rFonts w:ascii="Arial" w:eastAsia="PMingLiU" w:hAnsi="Arial" w:cs="Arial"/>
                <w:szCs w:val="22"/>
                <w:lang w:val="en"/>
              </w:rPr>
              <w:t xml:space="preserve"> software by registered nurses (RNs) with no prior scanning experience to acquired limited (</w:t>
            </w:r>
            <w:r w:rsidR="000B287C">
              <w:rPr>
                <w:rFonts w:ascii="Arial" w:eastAsia="PMingLiU" w:hAnsi="Arial" w:cs="Arial"/>
                <w:szCs w:val="22"/>
                <w:lang w:val="en"/>
              </w:rPr>
              <w:t>10</w:t>
            </w:r>
            <w:r w:rsidRPr="005261D0">
              <w:rPr>
                <w:rFonts w:ascii="Arial" w:eastAsia="PMingLiU" w:hAnsi="Arial" w:cs="Arial"/>
                <w:szCs w:val="22"/>
                <w:lang w:val="en"/>
              </w:rPr>
              <w:t>-view) two-dimensional point-of-care echocardiograms.</w:t>
            </w:r>
          </w:p>
        </w:tc>
      </w:tr>
      <w:tr w:rsidR="005261D0" w:rsidRPr="00F9686A" w14:paraId="25A5D5C0" w14:textId="77777777" w:rsidTr="004F39BD">
        <w:trPr>
          <w:trHeight w:val="791"/>
        </w:trPr>
        <w:tc>
          <w:tcPr>
            <w:tcW w:w="2263" w:type="dxa"/>
          </w:tcPr>
          <w:p w14:paraId="3667FEAA" w14:textId="77777777" w:rsidR="005261D0" w:rsidRPr="005261D0" w:rsidRDefault="005261D0" w:rsidP="00417D8B">
            <w:pPr>
              <w:rPr>
                <w:rFonts w:ascii="Arial" w:eastAsia="PMingLiU" w:hAnsi="Arial" w:cs="Arial"/>
                <w:b/>
                <w:szCs w:val="22"/>
                <w:lang w:val="en"/>
              </w:rPr>
            </w:pPr>
            <w:r w:rsidRPr="005261D0">
              <w:rPr>
                <w:rFonts w:ascii="Arial" w:eastAsia="PMingLiU" w:hAnsi="Arial" w:cs="Arial"/>
                <w:b/>
                <w:szCs w:val="22"/>
                <w:lang w:val="en"/>
              </w:rPr>
              <w:t>Study Device</w:t>
            </w:r>
          </w:p>
        </w:tc>
        <w:tc>
          <w:tcPr>
            <w:tcW w:w="7722" w:type="dxa"/>
          </w:tcPr>
          <w:p w14:paraId="4EA18631"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 xml:space="preserve">Bay Labs </w:t>
            </w:r>
            <w:proofErr w:type="spellStart"/>
            <w:r w:rsidRPr="005261D0">
              <w:rPr>
                <w:rFonts w:ascii="Arial" w:eastAsia="PMingLiU" w:hAnsi="Arial" w:cs="Arial"/>
                <w:szCs w:val="22"/>
                <w:lang w:val="en"/>
              </w:rPr>
              <w:t>EchoGPS</w:t>
            </w:r>
            <w:proofErr w:type="spellEnd"/>
            <w:r w:rsidRPr="005261D0">
              <w:rPr>
                <w:rFonts w:ascii="Arial" w:eastAsia="PMingLiU" w:hAnsi="Arial" w:cs="Arial"/>
                <w:szCs w:val="22"/>
                <w:lang w:val="en"/>
              </w:rPr>
              <w:t xml:space="preserve"> software interfaced with the </w:t>
            </w:r>
            <w:proofErr w:type="spellStart"/>
            <w:r w:rsidRPr="005261D0">
              <w:rPr>
                <w:rFonts w:ascii="Arial" w:eastAsia="PMingLiU" w:hAnsi="Arial" w:cs="Arial"/>
                <w:szCs w:val="22"/>
                <w:lang w:val="en"/>
              </w:rPr>
              <w:t>Terason</w:t>
            </w:r>
            <w:proofErr w:type="spellEnd"/>
            <w:r w:rsidRPr="005261D0">
              <w:rPr>
                <w:rFonts w:ascii="Arial" w:eastAsia="PMingLiU" w:hAnsi="Arial" w:cs="Arial"/>
                <w:szCs w:val="22"/>
                <w:lang w:val="en"/>
              </w:rPr>
              <w:t xml:space="preserve"> </w:t>
            </w:r>
            <w:proofErr w:type="spellStart"/>
            <w:r w:rsidRPr="005261D0">
              <w:rPr>
                <w:rFonts w:ascii="Arial" w:eastAsia="PMingLiU" w:hAnsi="Arial" w:cs="Arial"/>
                <w:szCs w:val="22"/>
                <w:lang w:val="en"/>
              </w:rPr>
              <w:t>uSmart</w:t>
            </w:r>
            <w:proofErr w:type="spellEnd"/>
            <w:r w:rsidRPr="005261D0">
              <w:rPr>
                <w:rFonts w:ascii="Arial" w:eastAsia="PMingLiU" w:hAnsi="Arial" w:cs="Arial"/>
                <w:szCs w:val="22"/>
                <w:lang w:val="en"/>
              </w:rPr>
              <w:t xml:space="preserve"> 510(k)-cleared, commercially available ultrasound</w:t>
            </w:r>
          </w:p>
        </w:tc>
      </w:tr>
      <w:tr w:rsidR="005261D0" w:rsidRPr="00F9686A" w14:paraId="79F55F09" w14:textId="77777777" w:rsidTr="004F39BD">
        <w:trPr>
          <w:trHeight w:val="782"/>
        </w:trPr>
        <w:tc>
          <w:tcPr>
            <w:tcW w:w="2263" w:type="dxa"/>
          </w:tcPr>
          <w:p w14:paraId="6605F952" w14:textId="77777777" w:rsidR="005261D0" w:rsidRPr="005261D0" w:rsidRDefault="005261D0" w:rsidP="00417D8B">
            <w:pPr>
              <w:rPr>
                <w:rFonts w:ascii="Arial" w:eastAsia="PMingLiU" w:hAnsi="Arial" w:cs="Arial"/>
                <w:b/>
                <w:szCs w:val="22"/>
                <w:lang w:val="en"/>
              </w:rPr>
            </w:pPr>
            <w:r w:rsidRPr="005261D0">
              <w:rPr>
                <w:rFonts w:ascii="Arial" w:eastAsia="PMingLiU" w:hAnsi="Arial" w:cs="Arial"/>
                <w:b/>
                <w:szCs w:val="22"/>
                <w:lang w:val="en"/>
              </w:rPr>
              <w:t>Study Subject Population</w:t>
            </w:r>
          </w:p>
        </w:tc>
        <w:tc>
          <w:tcPr>
            <w:tcW w:w="7722" w:type="dxa"/>
          </w:tcPr>
          <w:p w14:paraId="0E3A9F13" w14:textId="41FCC158"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Patients who are indicated for an echocardiograph</w:t>
            </w:r>
            <w:r w:rsidR="000B287C">
              <w:rPr>
                <w:rFonts w:ascii="Arial" w:eastAsia="PMingLiU" w:hAnsi="Arial" w:cs="Arial"/>
                <w:szCs w:val="22"/>
                <w:lang w:val="en"/>
              </w:rPr>
              <w:t>ic</w:t>
            </w:r>
            <w:r w:rsidRPr="005261D0">
              <w:rPr>
                <w:rFonts w:ascii="Arial" w:eastAsia="PMingLiU" w:hAnsi="Arial" w:cs="Arial"/>
                <w:szCs w:val="22"/>
                <w:lang w:val="en"/>
              </w:rPr>
              <w:t xml:space="preserve"> examination.</w:t>
            </w:r>
          </w:p>
        </w:tc>
      </w:tr>
      <w:tr w:rsidR="005261D0" w:rsidRPr="00F9686A" w14:paraId="083EEABF" w14:textId="77777777" w:rsidTr="005261D0">
        <w:trPr>
          <w:trHeight w:val="1080"/>
        </w:trPr>
        <w:tc>
          <w:tcPr>
            <w:tcW w:w="2263" w:type="dxa"/>
          </w:tcPr>
          <w:p w14:paraId="554BD2E1" w14:textId="77777777" w:rsidR="005261D0" w:rsidRPr="005261D0" w:rsidRDefault="005261D0" w:rsidP="00417D8B">
            <w:pPr>
              <w:rPr>
                <w:rFonts w:ascii="Arial" w:eastAsia="PMingLiU" w:hAnsi="Arial" w:cs="Arial"/>
                <w:b/>
                <w:szCs w:val="22"/>
                <w:lang w:val="en"/>
              </w:rPr>
            </w:pPr>
            <w:r w:rsidRPr="005261D0">
              <w:rPr>
                <w:rFonts w:ascii="Arial" w:eastAsia="PMingLiU" w:hAnsi="Arial" w:cs="Arial"/>
                <w:b/>
                <w:szCs w:val="22"/>
                <w:lang w:val="en"/>
              </w:rPr>
              <w:t>Study User Population</w:t>
            </w:r>
          </w:p>
        </w:tc>
        <w:tc>
          <w:tcPr>
            <w:tcW w:w="7722" w:type="dxa"/>
          </w:tcPr>
          <w:p w14:paraId="58E5F042"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Registered Nurses (RNs) with no prior ultrasound scanning experience</w:t>
            </w:r>
          </w:p>
        </w:tc>
      </w:tr>
      <w:tr w:rsidR="005261D0" w:rsidRPr="00F9686A" w14:paraId="713D505E" w14:textId="77777777" w:rsidTr="004F39BD">
        <w:trPr>
          <w:trHeight w:val="665"/>
        </w:trPr>
        <w:tc>
          <w:tcPr>
            <w:tcW w:w="2263" w:type="dxa"/>
          </w:tcPr>
          <w:p w14:paraId="70C061E6" w14:textId="77777777" w:rsidR="005261D0" w:rsidRPr="005261D0" w:rsidRDefault="005261D0" w:rsidP="00417D8B">
            <w:pPr>
              <w:rPr>
                <w:rFonts w:ascii="Arial" w:eastAsia="PMingLiU" w:hAnsi="Arial" w:cs="Arial"/>
                <w:b/>
                <w:szCs w:val="22"/>
                <w:lang w:val="en"/>
              </w:rPr>
            </w:pPr>
            <w:r w:rsidRPr="005261D0">
              <w:rPr>
                <w:rFonts w:ascii="Arial" w:eastAsia="PMingLiU" w:hAnsi="Arial" w:cs="Arial"/>
                <w:b/>
                <w:szCs w:val="22"/>
                <w:lang w:val="en"/>
              </w:rPr>
              <w:t>Clinical Setting</w:t>
            </w:r>
          </w:p>
        </w:tc>
        <w:tc>
          <w:tcPr>
            <w:tcW w:w="7722" w:type="dxa"/>
          </w:tcPr>
          <w:p w14:paraId="1F789D75"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Echocardiography Lab</w:t>
            </w:r>
          </w:p>
        </w:tc>
      </w:tr>
      <w:tr w:rsidR="005261D0" w:rsidRPr="00F9686A" w14:paraId="28A83023" w14:textId="77777777" w:rsidTr="005261D0">
        <w:trPr>
          <w:trHeight w:val="1080"/>
        </w:trPr>
        <w:tc>
          <w:tcPr>
            <w:tcW w:w="2263" w:type="dxa"/>
          </w:tcPr>
          <w:p w14:paraId="58410F32" w14:textId="77777777" w:rsidR="005261D0" w:rsidRPr="005261D0" w:rsidRDefault="005261D0" w:rsidP="00417D8B">
            <w:pPr>
              <w:rPr>
                <w:rFonts w:ascii="Arial" w:eastAsia="PMingLiU" w:hAnsi="Arial" w:cs="Arial"/>
                <w:b/>
                <w:szCs w:val="22"/>
                <w:lang w:val="en"/>
              </w:rPr>
            </w:pPr>
            <w:r w:rsidRPr="005261D0">
              <w:rPr>
                <w:rFonts w:ascii="Arial" w:eastAsia="PMingLiU" w:hAnsi="Arial" w:cs="Arial"/>
                <w:b/>
                <w:szCs w:val="22"/>
                <w:lang w:val="en"/>
              </w:rPr>
              <w:t>Study Design</w:t>
            </w:r>
          </w:p>
        </w:tc>
        <w:tc>
          <w:tcPr>
            <w:tcW w:w="7722" w:type="dxa"/>
          </w:tcPr>
          <w:p w14:paraId="54E87F13" w14:textId="77777777" w:rsidR="005261D0" w:rsidRPr="005261D0" w:rsidRDefault="005261D0" w:rsidP="00417D8B">
            <w:pPr>
              <w:rPr>
                <w:rFonts w:ascii="Arial" w:eastAsia="PMingLiU" w:hAnsi="Arial" w:cs="Arial"/>
                <w:szCs w:val="22"/>
                <w:lang w:val="en"/>
              </w:rPr>
            </w:pPr>
          </w:p>
          <w:p w14:paraId="2DB02536" w14:textId="77777777" w:rsidR="000B287C" w:rsidRDefault="005261D0" w:rsidP="000B287C">
            <w:pPr>
              <w:rPr>
                <w:rFonts w:ascii="Arial" w:eastAsia="PMingLiU" w:hAnsi="Arial" w:cs="Arial"/>
                <w:szCs w:val="22"/>
                <w:lang w:val="en"/>
              </w:rPr>
            </w:pPr>
            <w:r w:rsidRPr="005261D0">
              <w:rPr>
                <w:rFonts w:ascii="Arial" w:eastAsia="PMingLiU" w:hAnsi="Arial" w:cs="Arial"/>
                <w:szCs w:val="22"/>
                <w:lang w:val="en"/>
              </w:rPr>
              <w:t xml:space="preserve">This is an open study in patients with an indication for a standard echocardiographic examination. The patients will first be scanned by a </w:t>
            </w:r>
            <w:r w:rsidR="000B287C">
              <w:rPr>
                <w:rFonts w:ascii="Arial" w:eastAsia="PMingLiU" w:hAnsi="Arial" w:cs="Arial"/>
                <w:szCs w:val="22"/>
                <w:lang w:val="en"/>
              </w:rPr>
              <w:t>RN</w:t>
            </w:r>
            <w:r w:rsidRPr="005261D0">
              <w:rPr>
                <w:rFonts w:ascii="Arial" w:eastAsia="PMingLiU" w:hAnsi="Arial" w:cs="Arial"/>
                <w:szCs w:val="22"/>
                <w:lang w:val="en"/>
              </w:rPr>
              <w:t xml:space="preserve">, and </w:t>
            </w:r>
            <w:r w:rsidR="000B287C">
              <w:rPr>
                <w:rFonts w:ascii="Arial" w:eastAsia="PMingLiU" w:hAnsi="Arial" w:cs="Arial"/>
                <w:szCs w:val="22"/>
                <w:lang w:val="en"/>
              </w:rPr>
              <w:t>10</w:t>
            </w:r>
            <w:r w:rsidRPr="005261D0">
              <w:rPr>
                <w:rFonts w:ascii="Arial" w:eastAsia="PMingLiU" w:hAnsi="Arial" w:cs="Arial"/>
                <w:szCs w:val="22"/>
                <w:lang w:val="en"/>
              </w:rPr>
              <w:t xml:space="preserve"> views will be obtained. </w:t>
            </w:r>
          </w:p>
          <w:p w14:paraId="0F5D760C" w14:textId="77777777" w:rsidR="000B287C" w:rsidRDefault="000B287C" w:rsidP="00417D8B">
            <w:pPr>
              <w:rPr>
                <w:rFonts w:ascii="Arial" w:eastAsia="PMingLiU" w:hAnsi="Arial" w:cs="Arial"/>
                <w:szCs w:val="22"/>
                <w:lang w:val="en"/>
              </w:rPr>
            </w:pPr>
          </w:p>
          <w:p w14:paraId="7ED85AD7" w14:textId="479B31C6" w:rsidR="005261D0" w:rsidRDefault="005261D0" w:rsidP="00417D8B">
            <w:pPr>
              <w:rPr>
                <w:rFonts w:ascii="Arial" w:eastAsia="PMingLiU" w:hAnsi="Arial" w:cs="Arial"/>
                <w:szCs w:val="22"/>
                <w:lang w:val="en"/>
              </w:rPr>
            </w:pPr>
            <w:r w:rsidRPr="005261D0">
              <w:rPr>
                <w:rFonts w:ascii="Arial" w:eastAsia="PMingLiU" w:hAnsi="Arial" w:cs="Arial"/>
                <w:szCs w:val="22"/>
                <w:lang w:val="en"/>
              </w:rPr>
              <w:t xml:space="preserve">PLAX, PSAX-AV, PSAX-PM, </w:t>
            </w:r>
            <w:r w:rsidR="000B287C">
              <w:rPr>
                <w:rFonts w:ascii="Arial" w:eastAsia="PMingLiU" w:hAnsi="Arial" w:cs="Arial"/>
                <w:szCs w:val="22"/>
                <w:lang w:val="en"/>
              </w:rPr>
              <w:t xml:space="preserve">PSAX MV, </w:t>
            </w:r>
            <w:r w:rsidRPr="005261D0">
              <w:rPr>
                <w:rFonts w:ascii="Arial" w:eastAsia="PMingLiU" w:hAnsi="Arial" w:cs="Arial"/>
                <w:szCs w:val="22"/>
                <w:lang w:val="en"/>
              </w:rPr>
              <w:t xml:space="preserve">AP4, AP5, </w:t>
            </w:r>
            <w:r w:rsidR="000B287C">
              <w:rPr>
                <w:rFonts w:ascii="Arial" w:eastAsia="PMingLiU" w:hAnsi="Arial" w:cs="Arial"/>
                <w:szCs w:val="22"/>
                <w:lang w:val="en"/>
              </w:rPr>
              <w:t>AP</w:t>
            </w:r>
            <w:r w:rsidR="006F0A27">
              <w:rPr>
                <w:rFonts w:ascii="Arial" w:eastAsia="PMingLiU" w:hAnsi="Arial" w:cs="Arial"/>
                <w:szCs w:val="22"/>
                <w:lang w:val="en"/>
              </w:rPr>
              <w:t>2</w:t>
            </w:r>
            <w:r w:rsidR="000B287C">
              <w:rPr>
                <w:rFonts w:ascii="Arial" w:eastAsia="PMingLiU" w:hAnsi="Arial" w:cs="Arial"/>
                <w:szCs w:val="22"/>
                <w:lang w:val="en"/>
              </w:rPr>
              <w:t>, AP</w:t>
            </w:r>
            <w:r w:rsidR="006F0A27">
              <w:rPr>
                <w:rFonts w:ascii="Arial" w:eastAsia="PMingLiU" w:hAnsi="Arial" w:cs="Arial"/>
                <w:szCs w:val="22"/>
                <w:lang w:val="en"/>
              </w:rPr>
              <w:t>3</w:t>
            </w:r>
            <w:r w:rsidR="000B287C">
              <w:rPr>
                <w:rFonts w:ascii="Arial" w:eastAsia="PMingLiU" w:hAnsi="Arial" w:cs="Arial"/>
                <w:szCs w:val="22"/>
                <w:lang w:val="en"/>
              </w:rPr>
              <w:t xml:space="preserve">, </w:t>
            </w:r>
            <w:r w:rsidRPr="005261D0">
              <w:rPr>
                <w:rFonts w:ascii="Arial" w:eastAsia="PMingLiU" w:hAnsi="Arial" w:cs="Arial"/>
                <w:szCs w:val="22"/>
                <w:lang w:val="en"/>
              </w:rPr>
              <w:t>SubC4, SC-IVC</w:t>
            </w:r>
          </w:p>
          <w:p w14:paraId="306AC28C" w14:textId="77777777" w:rsidR="000B287C" w:rsidRPr="005261D0" w:rsidRDefault="000B287C" w:rsidP="00417D8B">
            <w:pPr>
              <w:rPr>
                <w:rFonts w:ascii="Arial" w:eastAsia="PMingLiU" w:hAnsi="Arial" w:cs="Arial"/>
                <w:szCs w:val="22"/>
                <w:lang w:val="en"/>
              </w:rPr>
            </w:pPr>
          </w:p>
          <w:p w14:paraId="4D21E703" w14:textId="50FE9521"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 xml:space="preserve">Following this examination, the patients will be scanned by a trained sonographer, and the same </w:t>
            </w:r>
            <w:r w:rsidR="000B287C">
              <w:rPr>
                <w:rFonts w:ascii="Arial" w:eastAsia="PMingLiU" w:hAnsi="Arial" w:cs="Arial"/>
                <w:szCs w:val="22"/>
                <w:lang w:val="en"/>
              </w:rPr>
              <w:t>10</w:t>
            </w:r>
            <w:r w:rsidRPr="005261D0">
              <w:rPr>
                <w:rFonts w:ascii="Arial" w:eastAsia="PMingLiU" w:hAnsi="Arial" w:cs="Arial"/>
                <w:szCs w:val="22"/>
                <w:lang w:val="en"/>
              </w:rPr>
              <w:t xml:space="preserve"> views will be obtained (reference scan) using the same Terason ultrasound machine. The patient will then undergo their </w:t>
            </w:r>
            <w:r w:rsidR="00E27363">
              <w:rPr>
                <w:rFonts w:ascii="Arial" w:eastAsia="PMingLiU" w:hAnsi="Arial" w:cs="Arial"/>
                <w:szCs w:val="22"/>
                <w:lang w:val="en"/>
              </w:rPr>
              <w:t>indicated</w:t>
            </w:r>
            <w:r w:rsidRPr="005261D0">
              <w:rPr>
                <w:rFonts w:ascii="Arial" w:eastAsia="PMingLiU" w:hAnsi="Arial" w:cs="Arial"/>
                <w:szCs w:val="22"/>
                <w:lang w:val="en"/>
              </w:rPr>
              <w:t xml:space="preserve"> echocardiographic examination.  </w:t>
            </w:r>
          </w:p>
        </w:tc>
      </w:tr>
      <w:tr w:rsidR="005261D0" w:rsidRPr="00F9686A" w14:paraId="7751AE28" w14:textId="77777777" w:rsidTr="005261D0">
        <w:trPr>
          <w:trHeight w:val="1080"/>
        </w:trPr>
        <w:tc>
          <w:tcPr>
            <w:tcW w:w="2263" w:type="dxa"/>
          </w:tcPr>
          <w:p w14:paraId="574B8495" w14:textId="77777777" w:rsidR="005261D0" w:rsidRPr="005261D0" w:rsidRDefault="005261D0" w:rsidP="00417D8B">
            <w:pPr>
              <w:rPr>
                <w:rFonts w:ascii="Arial" w:eastAsia="PMingLiU" w:hAnsi="Arial" w:cs="Arial"/>
                <w:b/>
                <w:szCs w:val="22"/>
                <w:lang w:val="en"/>
              </w:rPr>
            </w:pPr>
            <w:r w:rsidRPr="005261D0">
              <w:rPr>
                <w:rFonts w:ascii="Arial" w:eastAsia="PMingLiU" w:hAnsi="Arial" w:cs="Arial"/>
                <w:b/>
                <w:szCs w:val="22"/>
                <w:lang w:val="en"/>
              </w:rPr>
              <w:lastRenderedPageBreak/>
              <w:t>Number of Subjects</w:t>
            </w:r>
          </w:p>
        </w:tc>
        <w:tc>
          <w:tcPr>
            <w:tcW w:w="7722" w:type="dxa"/>
          </w:tcPr>
          <w:p w14:paraId="072A281E" w14:textId="0C44D142"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2</w:t>
            </w:r>
            <w:r w:rsidR="00E27363">
              <w:rPr>
                <w:rFonts w:ascii="Arial" w:eastAsia="PMingLiU" w:hAnsi="Arial" w:cs="Arial"/>
                <w:szCs w:val="22"/>
                <w:lang w:val="en"/>
              </w:rPr>
              <w:t>10</w:t>
            </w:r>
          </w:p>
        </w:tc>
      </w:tr>
      <w:tr w:rsidR="005261D0" w:rsidRPr="00F9686A" w14:paraId="07ECAE4C" w14:textId="77777777" w:rsidTr="005261D0">
        <w:trPr>
          <w:trHeight w:val="1080"/>
        </w:trPr>
        <w:tc>
          <w:tcPr>
            <w:tcW w:w="2263" w:type="dxa"/>
          </w:tcPr>
          <w:p w14:paraId="13933BA1" w14:textId="77777777" w:rsidR="005261D0" w:rsidRPr="005261D0" w:rsidRDefault="005261D0" w:rsidP="00417D8B">
            <w:pPr>
              <w:rPr>
                <w:rFonts w:ascii="Arial" w:eastAsia="PMingLiU" w:hAnsi="Arial" w:cs="Arial"/>
                <w:b/>
                <w:szCs w:val="22"/>
                <w:lang w:val="en"/>
              </w:rPr>
            </w:pPr>
            <w:r w:rsidRPr="005261D0">
              <w:rPr>
                <w:rFonts w:ascii="Arial" w:eastAsia="PMingLiU" w:hAnsi="Arial" w:cs="Arial"/>
                <w:b/>
                <w:szCs w:val="22"/>
                <w:lang w:val="en"/>
              </w:rPr>
              <w:t>Number of Users</w:t>
            </w:r>
          </w:p>
        </w:tc>
        <w:tc>
          <w:tcPr>
            <w:tcW w:w="7722" w:type="dxa"/>
          </w:tcPr>
          <w:p w14:paraId="12635626" w14:textId="09836E34" w:rsidR="005261D0" w:rsidRPr="005261D0" w:rsidRDefault="00E27363" w:rsidP="00417D8B">
            <w:pPr>
              <w:rPr>
                <w:rFonts w:ascii="Arial" w:eastAsia="PMingLiU" w:hAnsi="Arial" w:cs="Arial"/>
                <w:szCs w:val="22"/>
                <w:lang w:val="en"/>
              </w:rPr>
            </w:pPr>
            <w:r>
              <w:rPr>
                <w:rFonts w:ascii="Arial" w:eastAsia="PMingLiU" w:hAnsi="Arial" w:cs="Arial"/>
                <w:szCs w:val="22"/>
                <w:lang w:val="en"/>
              </w:rPr>
              <w:t>6</w:t>
            </w:r>
            <w:r w:rsidR="005261D0" w:rsidRPr="005261D0">
              <w:rPr>
                <w:rFonts w:ascii="Arial" w:eastAsia="PMingLiU" w:hAnsi="Arial" w:cs="Arial"/>
                <w:szCs w:val="22"/>
                <w:lang w:val="en"/>
              </w:rPr>
              <w:t xml:space="preserve"> RN’s</w:t>
            </w:r>
            <w:r>
              <w:rPr>
                <w:rFonts w:ascii="Arial" w:eastAsia="PMingLiU" w:hAnsi="Arial" w:cs="Arial"/>
                <w:szCs w:val="22"/>
                <w:lang w:val="en"/>
              </w:rPr>
              <w:t>, 3 at each site</w:t>
            </w:r>
          </w:p>
        </w:tc>
      </w:tr>
      <w:tr w:rsidR="005261D0" w:rsidRPr="00F9686A" w14:paraId="17E17343" w14:textId="77777777" w:rsidTr="005261D0">
        <w:trPr>
          <w:trHeight w:val="1080"/>
        </w:trPr>
        <w:tc>
          <w:tcPr>
            <w:tcW w:w="2263" w:type="dxa"/>
          </w:tcPr>
          <w:p w14:paraId="1DE75FD2" w14:textId="77777777" w:rsidR="005261D0" w:rsidRPr="005261D0" w:rsidRDefault="005261D0" w:rsidP="00417D8B">
            <w:pPr>
              <w:rPr>
                <w:rFonts w:ascii="Arial" w:eastAsia="PMingLiU" w:hAnsi="Arial" w:cs="Arial"/>
                <w:b/>
                <w:szCs w:val="22"/>
                <w:lang w:val="en"/>
              </w:rPr>
            </w:pPr>
            <w:r w:rsidRPr="005261D0">
              <w:rPr>
                <w:rFonts w:ascii="Arial" w:eastAsia="PMingLiU" w:hAnsi="Arial" w:cs="Arial"/>
                <w:b/>
                <w:szCs w:val="22"/>
                <w:lang w:val="en"/>
              </w:rPr>
              <w:t>Main Inclusion/ Exclusion Criteria</w:t>
            </w:r>
          </w:p>
        </w:tc>
        <w:tc>
          <w:tcPr>
            <w:tcW w:w="7722" w:type="dxa"/>
          </w:tcPr>
          <w:p w14:paraId="5053B655"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Inclusion Criteria</w:t>
            </w:r>
          </w:p>
          <w:p w14:paraId="3686B9D0"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All participants must meet the following inclusion criteria to participate in the study:</w:t>
            </w:r>
          </w:p>
          <w:p w14:paraId="69933FB8" w14:textId="0D605A91" w:rsidR="005261D0" w:rsidRPr="005261D0" w:rsidRDefault="005261D0" w:rsidP="00660EC6">
            <w:pPr>
              <w:numPr>
                <w:ilvl w:val="0"/>
                <w:numId w:val="7"/>
              </w:numPr>
              <w:tabs>
                <w:tab w:val="left" w:pos="694"/>
              </w:tabs>
              <w:spacing w:line="264" w:lineRule="auto"/>
              <w:rPr>
                <w:rFonts w:ascii="Arial" w:eastAsia="PMingLiU" w:hAnsi="Arial" w:cs="Arial"/>
                <w:szCs w:val="22"/>
                <w:lang w:val="en"/>
              </w:rPr>
            </w:pPr>
            <w:r w:rsidRPr="005261D0">
              <w:rPr>
                <w:rFonts w:ascii="Arial" w:eastAsia="PMingLiU" w:hAnsi="Arial" w:cs="Arial"/>
                <w:szCs w:val="22"/>
                <w:lang w:val="en"/>
              </w:rPr>
              <w:t>Patients indicated for a</w:t>
            </w:r>
            <w:r w:rsidR="00E27363">
              <w:rPr>
                <w:rFonts w:ascii="Arial" w:eastAsia="PMingLiU" w:hAnsi="Arial" w:cs="Arial"/>
                <w:szCs w:val="22"/>
                <w:lang w:val="en"/>
              </w:rPr>
              <w:t>n</w:t>
            </w:r>
            <w:r w:rsidRPr="005261D0">
              <w:rPr>
                <w:rFonts w:ascii="Arial" w:eastAsia="PMingLiU" w:hAnsi="Arial" w:cs="Arial"/>
                <w:szCs w:val="22"/>
                <w:lang w:val="en"/>
              </w:rPr>
              <w:t xml:space="preserve"> echocardiographic examination</w:t>
            </w:r>
          </w:p>
          <w:p w14:paraId="510069E8" w14:textId="77777777" w:rsidR="005261D0" w:rsidRPr="005261D0" w:rsidRDefault="005261D0" w:rsidP="00660EC6">
            <w:pPr>
              <w:numPr>
                <w:ilvl w:val="0"/>
                <w:numId w:val="7"/>
              </w:numPr>
              <w:tabs>
                <w:tab w:val="left" w:pos="694"/>
              </w:tabs>
              <w:spacing w:line="264" w:lineRule="auto"/>
              <w:rPr>
                <w:rFonts w:ascii="Arial" w:eastAsia="PMingLiU" w:hAnsi="Arial" w:cs="Arial"/>
                <w:szCs w:val="22"/>
                <w:lang w:val="en"/>
              </w:rPr>
            </w:pPr>
            <w:r w:rsidRPr="005261D0">
              <w:rPr>
                <w:rFonts w:ascii="Arial" w:eastAsia="PMingLiU" w:hAnsi="Arial" w:cs="Arial"/>
                <w:szCs w:val="22"/>
                <w:lang w:val="en"/>
              </w:rPr>
              <w:t>Patients ≥18 years old</w:t>
            </w:r>
          </w:p>
          <w:p w14:paraId="17EBD0FC" w14:textId="77777777" w:rsidR="005261D0" w:rsidRPr="005261D0" w:rsidRDefault="005261D0" w:rsidP="00417D8B">
            <w:pPr>
              <w:rPr>
                <w:rFonts w:ascii="Arial" w:eastAsia="PMingLiU" w:hAnsi="Arial" w:cs="Arial"/>
                <w:szCs w:val="22"/>
                <w:lang w:val="en"/>
              </w:rPr>
            </w:pPr>
          </w:p>
          <w:p w14:paraId="4CBD1602"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Exclusion Criteria</w:t>
            </w:r>
          </w:p>
          <w:p w14:paraId="0D0228FD" w14:textId="28B941CF" w:rsidR="005261D0" w:rsidRPr="005261D0" w:rsidRDefault="00E27363" w:rsidP="00417D8B">
            <w:pPr>
              <w:rPr>
                <w:rFonts w:ascii="Arial" w:eastAsia="PMingLiU" w:hAnsi="Arial" w:cs="Arial"/>
                <w:szCs w:val="22"/>
                <w:lang w:val="en"/>
              </w:rPr>
            </w:pPr>
            <w:r>
              <w:rPr>
                <w:rFonts w:ascii="Arial" w:eastAsia="PMingLiU" w:hAnsi="Arial" w:cs="Arial"/>
                <w:szCs w:val="22"/>
                <w:lang w:val="en"/>
              </w:rPr>
              <w:t>Patients</w:t>
            </w:r>
            <w:r w:rsidR="005261D0" w:rsidRPr="005261D0">
              <w:rPr>
                <w:rFonts w:ascii="Arial" w:eastAsia="PMingLiU" w:hAnsi="Arial" w:cs="Arial"/>
                <w:szCs w:val="22"/>
                <w:lang w:val="en"/>
              </w:rPr>
              <w:t xml:space="preserve"> must NOT meet any of the following exclusion criteria to participate in the trial:</w:t>
            </w:r>
          </w:p>
          <w:p w14:paraId="26EB38B8" w14:textId="77777777" w:rsidR="005261D0" w:rsidRPr="005261D0" w:rsidRDefault="005261D0" w:rsidP="00660EC6">
            <w:pPr>
              <w:numPr>
                <w:ilvl w:val="0"/>
                <w:numId w:val="8"/>
              </w:numPr>
              <w:tabs>
                <w:tab w:val="left" w:pos="694"/>
              </w:tabs>
              <w:spacing w:line="264" w:lineRule="auto"/>
              <w:rPr>
                <w:rFonts w:ascii="Arial" w:eastAsia="PMingLiU" w:hAnsi="Arial" w:cs="Arial"/>
                <w:szCs w:val="22"/>
                <w:lang w:val="en"/>
              </w:rPr>
            </w:pPr>
            <w:r w:rsidRPr="005261D0">
              <w:rPr>
                <w:rFonts w:ascii="Arial" w:eastAsia="PMingLiU" w:hAnsi="Arial" w:cs="Arial"/>
                <w:szCs w:val="22"/>
                <w:lang w:val="en"/>
              </w:rPr>
              <w:t>Unable to lie flat for study</w:t>
            </w:r>
          </w:p>
          <w:p w14:paraId="28EBB746" w14:textId="77777777" w:rsidR="005261D0" w:rsidRPr="005261D0" w:rsidRDefault="005261D0" w:rsidP="00660EC6">
            <w:pPr>
              <w:numPr>
                <w:ilvl w:val="0"/>
                <w:numId w:val="8"/>
              </w:numPr>
              <w:tabs>
                <w:tab w:val="left" w:pos="694"/>
              </w:tabs>
              <w:spacing w:line="264" w:lineRule="auto"/>
              <w:rPr>
                <w:rFonts w:ascii="Arial" w:eastAsia="PMingLiU" w:hAnsi="Arial" w:cs="Arial"/>
                <w:szCs w:val="22"/>
                <w:lang w:val="en"/>
              </w:rPr>
            </w:pPr>
            <w:r w:rsidRPr="005261D0">
              <w:rPr>
                <w:rFonts w:ascii="Arial" w:eastAsia="PMingLiU" w:hAnsi="Arial" w:cs="Arial"/>
                <w:szCs w:val="22"/>
                <w:lang w:val="en"/>
              </w:rPr>
              <w:t>Patients experiencing a known or suspected acute cardiac event</w:t>
            </w:r>
          </w:p>
          <w:p w14:paraId="75E2B664" w14:textId="65A7636A" w:rsidR="005261D0" w:rsidRPr="005261D0" w:rsidRDefault="00E27363" w:rsidP="00660EC6">
            <w:pPr>
              <w:numPr>
                <w:ilvl w:val="0"/>
                <w:numId w:val="8"/>
              </w:numPr>
              <w:tabs>
                <w:tab w:val="left" w:pos="694"/>
              </w:tabs>
              <w:spacing w:line="264" w:lineRule="auto"/>
              <w:rPr>
                <w:rFonts w:ascii="Arial" w:eastAsia="PMingLiU" w:hAnsi="Arial" w:cs="Arial"/>
                <w:szCs w:val="22"/>
                <w:lang w:val="en"/>
              </w:rPr>
            </w:pPr>
            <w:r>
              <w:rPr>
                <w:rFonts w:ascii="Arial" w:eastAsia="PMingLiU" w:hAnsi="Arial" w:cs="Arial"/>
                <w:szCs w:val="22"/>
                <w:lang w:val="en"/>
              </w:rPr>
              <w:t>Patients</w:t>
            </w:r>
            <w:r w:rsidR="005261D0" w:rsidRPr="005261D0">
              <w:rPr>
                <w:rFonts w:ascii="Arial" w:eastAsia="PMingLiU" w:hAnsi="Arial" w:cs="Arial"/>
                <w:szCs w:val="22"/>
                <w:lang w:val="en"/>
              </w:rPr>
              <w:t xml:space="preserve"> with severe chest wall abnormalities</w:t>
            </w:r>
          </w:p>
          <w:p w14:paraId="157C22DA" w14:textId="10ECD891" w:rsidR="005261D0" w:rsidRPr="005261D0" w:rsidRDefault="00E27363" w:rsidP="00660EC6">
            <w:pPr>
              <w:numPr>
                <w:ilvl w:val="0"/>
                <w:numId w:val="8"/>
              </w:numPr>
              <w:tabs>
                <w:tab w:val="left" w:pos="694"/>
              </w:tabs>
              <w:spacing w:line="264" w:lineRule="auto"/>
              <w:rPr>
                <w:rFonts w:ascii="Arial" w:eastAsia="PMingLiU" w:hAnsi="Arial" w:cs="Arial"/>
                <w:szCs w:val="22"/>
                <w:lang w:val="en"/>
              </w:rPr>
            </w:pPr>
            <w:r>
              <w:rPr>
                <w:rFonts w:ascii="Arial" w:eastAsia="PMingLiU" w:hAnsi="Arial" w:cs="Arial"/>
                <w:szCs w:val="22"/>
                <w:lang w:val="en"/>
              </w:rPr>
              <w:t xml:space="preserve">Patients </w:t>
            </w:r>
            <w:r w:rsidR="005261D0" w:rsidRPr="005261D0">
              <w:rPr>
                <w:rFonts w:ascii="Arial" w:eastAsia="PMingLiU" w:hAnsi="Arial" w:cs="Arial"/>
                <w:szCs w:val="22"/>
                <w:lang w:val="en"/>
              </w:rPr>
              <w:t>who have undergone pneumonectomy</w:t>
            </w:r>
          </w:p>
          <w:p w14:paraId="5651B6DF" w14:textId="6A7EEFA5" w:rsidR="005261D0" w:rsidRPr="005261D0" w:rsidRDefault="00E27363" w:rsidP="00660EC6">
            <w:pPr>
              <w:numPr>
                <w:ilvl w:val="0"/>
                <w:numId w:val="8"/>
              </w:numPr>
              <w:tabs>
                <w:tab w:val="left" w:pos="694"/>
              </w:tabs>
              <w:spacing w:line="264" w:lineRule="auto"/>
              <w:rPr>
                <w:rFonts w:ascii="Arial" w:eastAsia="PMingLiU" w:hAnsi="Arial" w:cs="Arial"/>
                <w:szCs w:val="22"/>
                <w:lang w:val="en"/>
              </w:rPr>
            </w:pPr>
            <w:r>
              <w:rPr>
                <w:rFonts w:ascii="Arial" w:eastAsia="PMingLiU" w:hAnsi="Arial" w:cs="Arial"/>
                <w:szCs w:val="22"/>
                <w:lang w:val="en"/>
              </w:rPr>
              <w:t>Patients</w:t>
            </w:r>
            <w:r w:rsidR="005261D0" w:rsidRPr="005261D0">
              <w:rPr>
                <w:rFonts w:ascii="Arial" w:eastAsia="PMingLiU" w:hAnsi="Arial" w:cs="Arial"/>
                <w:szCs w:val="22"/>
                <w:lang w:val="en"/>
              </w:rPr>
              <w:t xml:space="preserve"> unwilling or unable to give written informed consent</w:t>
            </w:r>
          </w:p>
        </w:tc>
      </w:tr>
      <w:tr w:rsidR="005261D0" w:rsidRPr="00F9686A" w14:paraId="25A65AD4" w14:textId="77777777" w:rsidTr="005261D0">
        <w:trPr>
          <w:trHeight w:val="1080"/>
        </w:trPr>
        <w:tc>
          <w:tcPr>
            <w:tcW w:w="2263" w:type="dxa"/>
          </w:tcPr>
          <w:p w14:paraId="3F0F9A8C" w14:textId="77777777" w:rsidR="005261D0" w:rsidRPr="005261D0" w:rsidRDefault="005261D0" w:rsidP="00417D8B">
            <w:pPr>
              <w:rPr>
                <w:rFonts w:ascii="Arial" w:eastAsia="PMingLiU" w:hAnsi="Arial" w:cs="Arial"/>
                <w:b/>
                <w:szCs w:val="22"/>
                <w:lang w:val="en"/>
              </w:rPr>
            </w:pPr>
            <w:r w:rsidRPr="005261D0">
              <w:rPr>
                <w:rFonts w:ascii="Arial" w:eastAsia="PMingLiU" w:hAnsi="Arial" w:cs="Arial"/>
                <w:b/>
                <w:szCs w:val="22"/>
                <w:lang w:val="en"/>
              </w:rPr>
              <w:t>Primary Endpoints</w:t>
            </w:r>
          </w:p>
        </w:tc>
        <w:tc>
          <w:tcPr>
            <w:tcW w:w="7722" w:type="dxa"/>
          </w:tcPr>
          <w:p w14:paraId="54A8B218"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Primary Endpoints: Standalone Patient-Level Clinical Parameter Assessment</w:t>
            </w:r>
          </w:p>
          <w:p w14:paraId="66C51643" w14:textId="77777777" w:rsidR="005261D0" w:rsidRPr="005261D0" w:rsidRDefault="005261D0" w:rsidP="00417D8B">
            <w:pPr>
              <w:rPr>
                <w:rFonts w:ascii="Arial" w:eastAsia="PMingLiU" w:hAnsi="Arial" w:cs="Arial"/>
                <w:szCs w:val="22"/>
                <w:lang w:val="e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9"/>
              <w:gridCol w:w="1684"/>
              <w:gridCol w:w="4033"/>
            </w:tblGrid>
            <w:tr w:rsidR="005261D0" w:rsidRPr="005261D0" w14:paraId="6A577D72" w14:textId="77777777" w:rsidTr="00417D8B">
              <w:tc>
                <w:tcPr>
                  <w:tcW w:w="1785" w:type="dxa"/>
                  <w:shd w:val="clear" w:color="auto" w:fill="D9D9D9"/>
                  <w:vAlign w:val="center"/>
                </w:tcPr>
                <w:p w14:paraId="31F3F67C" w14:textId="77777777" w:rsidR="005261D0" w:rsidRPr="005261D0" w:rsidRDefault="005261D0" w:rsidP="00417D8B">
                  <w:pPr>
                    <w:rPr>
                      <w:rFonts w:ascii="Arial" w:eastAsia="PMingLiU" w:hAnsi="Arial" w:cs="Arial"/>
                      <w:b/>
                      <w:szCs w:val="22"/>
                      <w:lang w:val="en"/>
                    </w:rPr>
                  </w:pPr>
                  <w:r w:rsidRPr="005261D0">
                    <w:rPr>
                      <w:rFonts w:ascii="Arial" w:eastAsia="PMingLiU" w:hAnsi="Arial" w:cs="Arial"/>
                      <w:b/>
                      <w:szCs w:val="22"/>
                      <w:lang w:val="en"/>
                    </w:rPr>
                    <w:t>Clinical Parameter</w:t>
                  </w:r>
                </w:p>
              </w:tc>
              <w:tc>
                <w:tcPr>
                  <w:tcW w:w="1402" w:type="dxa"/>
                  <w:shd w:val="clear" w:color="auto" w:fill="D9D9D9"/>
                  <w:vAlign w:val="center"/>
                </w:tcPr>
                <w:p w14:paraId="7743CD55" w14:textId="77777777" w:rsidR="005261D0" w:rsidRPr="005261D0" w:rsidRDefault="005261D0" w:rsidP="00417D8B">
                  <w:pPr>
                    <w:rPr>
                      <w:rFonts w:ascii="Arial" w:eastAsia="PMingLiU" w:hAnsi="Arial" w:cs="Arial"/>
                      <w:b/>
                      <w:szCs w:val="22"/>
                      <w:lang w:val="en"/>
                    </w:rPr>
                  </w:pPr>
                  <w:r w:rsidRPr="005261D0">
                    <w:rPr>
                      <w:rFonts w:ascii="Arial" w:eastAsia="PMingLiU" w:hAnsi="Arial" w:cs="Arial"/>
                      <w:b/>
                      <w:szCs w:val="22"/>
                      <w:lang w:val="en"/>
                    </w:rPr>
                    <w:t>Performance Goal</w:t>
                  </w:r>
                </w:p>
              </w:tc>
              <w:tc>
                <w:tcPr>
                  <w:tcW w:w="4075" w:type="dxa"/>
                  <w:shd w:val="clear" w:color="auto" w:fill="D9D9D9"/>
                  <w:vAlign w:val="center"/>
                </w:tcPr>
                <w:p w14:paraId="7F29315B" w14:textId="77777777" w:rsidR="005261D0" w:rsidRPr="005261D0" w:rsidRDefault="005261D0" w:rsidP="00417D8B">
                  <w:pPr>
                    <w:rPr>
                      <w:rFonts w:ascii="Arial" w:eastAsia="PMingLiU" w:hAnsi="Arial" w:cs="Arial"/>
                      <w:b/>
                      <w:szCs w:val="22"/>
                      <w:lang w:val="en"/>
                    </w:rPr>
                  </w:pPr>
                  <w:r w:rsidRPr="005261D0">
                    <w:rPr>
                      <w:rFonts w:ascii="Arial" w:eastAsia="PMingLiU" w:hAnsi="Arial" w:cs="Arial"/>
                      <w:b/>
                      <w:szCs w:val="22"/>
                      <w:lang w:val="en"/>
                    </w:rPr>
                    <w:t>Null Hypothesis</w:t>
                  </w:r>
                </w:p>
              </w:tc>
            </w:tr>
            <w:tr w:rsidR="005261D0" w:rsidRPr="005261D0" w14:paraId="23A24B8C" w14:textId="77777777" w:rsidTr="00417D8B">
              <w:tc>
                <w:tcPr>
                  <w:tcW w:w="1785" w:type="dxa"/>
                  <w:shd w:val="clear" w:color="auto" w:fill="auto"/>
                  <w:vAlign w:val="center"/>
                </w:tcPr>
                <w:p w14:paraId="39747553"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Qualitative Left Ventricular Size</w:t>
                  </w:r>
                </w:p>
              </w:tc>
              <w:tc>
                <w:tcPr>
                  <w:tcW w:w="1402" w:type="dxa"/>
                  <w:shd w:val="clear" w:color="auto" w:fill="auto"/>
                  <w:vAlign w:val="center"/>
                </w:tcPr>
                <w:p w14:paraId="43C5D51B"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80%</w:t>
                  </w:r>
                </w:p>
              </w:tc>
              <w:tc>
                <w:tcPr>
                  <w:tcW w:w="4075" w:type="dxa"/>
                  <w:shd w:val="clear" w:color="auto" w:fill="auto"/>
                  <w:vAlign w:val="center"/>
                </w:tcPr>
                <w:p w14:paraId="178D527D"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H</w:t>
                  </w:r>
                  <w:r w:rsidRPr="005261D0">
                    <w:rPr>
                      <w:rFonts w:ascii="Arial" w:eastAsia="PMingLiU" w:hAnsi="Arial" w:cs="Arial"/>
                      <w:szCs w:val="22"/>
                      <w:vertAlign w:val="subscript"/>
                      <w:lang w:val="en"/>
                    </w:rPr>
                    <w:t>0</w:t>
                  </w:r>
                  <w:r w:rsidRPr="005261D0">
                    <w:rPr>
                      <w:rFonts w:ascii="Arial" w:eastAsia="PMingLiU" w:hAnsi="Arial" w:cs="Arial"/>
                      <w:szCs w:val="22"/>
                      <w:lang w:val="en"/>
                    </w:rPr>
                    <w:t>: % of patient studies where parameter can be assessed ≤ 80%</w:t>
                  </w:r>
                </w:p>
              </w:tc>
            </w:tr>
            <w:tr w:rsidR="005261D0" w:rsidRPr="005261D0" w14:paraId="44F98FE7" w14:textId="77777777" w:rsidTr="00417D8B">
              <w:tc>
                <w:tcPr>
                  <w:tcW w:w="1785" w:type="dxa"/>
                  <w:shd w:val="clear" w:color="auto" w:fill="auto"/>
                  <w:vAlign w:val="center"/>
                </w:tcPr>
                <w:p w14:paraId="2438EDF0"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Qualitative Left Ventricular Global Function</w:t>
                  </w:r>
                </w:p>
              </w:tc>
              <w:tc>
                <w:tcPr>
                  <w:tcW w:w="1402" w:type="dxa"/>
                  <w:shd w:val="clear" w:color="auto" w:fill="auto"/>
                  <w:vAlign w:val="center"/>
                </w:tcPr>
                <w:p w14:paraId="370CCCE1"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80%</w:t>
                  </w:r>
                </w:p>
              </w:tc>
              <w:tc>
                <w:tcPr>
                  <w:tcW w:w="4075" w:type="dxa"/>
                  <w:shd w:val="clear" w:color="auto" w:fill="auto"/>
                  <w:vAlign w:val="center"/>
                </w:tcPr>
                <w:p w14:paraId="011CB287"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H</w:t>
                  </w:r>
                  <w:r w:rsidRPr="005261D0">
                    <w:rPr>
                      <w:rFonts w:ascii="Arial" w:eastAsia="PMingLiU" w:hAnsi="Arial" w:cs="Arial"/>
                      <w:szCs w:val="22"/>
                      <w:vertAlign w:val="subscript"/>
                      <w:lang w:val="en"/>
                    </w:rPr>
                    <w:t>0</w:t>
                  </w:r>
                  <w:r w:rsidRPr="005261D0">
                    <w:rPr>
                      <w:rFonts w:ascii="Arial" w:eastAsia="PMingLiU" w:hAnsi="Arial" w:cs="Arial"/>
                      <w:szCs w:val="22"/>
                      <w:lang w:val="en"/>
                    </w:rPr>
                    <w:t>: % of patient studies where parameter can be assessed ≤ 80%</w:t>
                  </w:r>
                </w:p>
              </w:tc>
            </w:tr>
            <w:tr w:rsidR="005261D0" w:rsidRPr="005261D0" w14:paraId="156BE01F" w14:textId="77777777" w:rsidTr="00417D8B">
              <w:tc>
                <w:tcPr>
                  <w:tcW w:w="1785" w:type="dxa"/>
                  <w:shd w:val="clear" w:color="auto" w:fill="auto"/>
                  <w:vAlign w:val="center"/>
                </w:tcPr>
                <w:p w14:paraId="351266DD" w14:textId="1AD5CDAD" w:rsidR="005261D0" w:rsidRPr="005261D0" w:rsidRDefault="00705BDF" w:rsidP="00417D8B">
                  <w:pPr>
                    <w:rPr>
                      <w:rFonts w:ascii="Arial" w:eastAsia="PMingLiU" w:hAnsi="Arial" w:cs="Arial"/>
                      <w:szCs w:val="22"/>
                      <w:lang w:val="en"/>
                    </w:rPr>
                  </w:pPr>
                  <w:r>
                    <w:rPr>
                      <w:rFonts w:ascii="Arial" w:eastAsia="PMingLiU" w:hAnsi="Arial" w:cs="Arial"/>
                      <w:szCs w:val="22"/>
                      <w:lang w:val="en"/>
                    </w:rPr>
                    <w:t xml:space="preserve">Qualitative </w:t>
                  </w:r>
                  <w:r w:rsidR="005261D0" w:rsidRPr="005261D0">
                    <w:rPr>
                      <w:rFonts w:ascii="Arial" w:eastAsia="PMingLiU" w:hAnsi="Arial" w:cs="Arial"/>
                      <w:szCs w:val="22"/>
                      <w:lang w:val="en"/>
                    </w:rPr>
                    <w:t>R</w:t>
                  </w:r>
                  <w:r>
                    <w:rPr>
                      <w:rFonts w:ascii="Arial" w:eastAsia="PMingLiU" w:hAnsi="Arial" w:cs="Arial"/>
                      <w:szCs w:val="22"/>
                      <w:lang w:val="en"/>
                    </w:rPr>
                    <w:t xml:space="preserve">ight </w:t>
                  </w:r>
                  <w:r w:rsidR="005261D0" w:rsidRPr="005261D0">
                    <w:rPr>
                      <w:rFonts w:ascii="Arial" w:eastAsia="PMingLiU" w:hAnsi="Arial" w:cs="Arial"/>
                      <w:szCs w:val="22"/>
                      <w:lang w:val="en"/>
                    </w:rPr>
                    <w:t>V</w:t>
                  </w:r>
                  <w:r>
                    <w:rPr>
                      <w:rFonts w:ascii="Arial" w:eastAsia="PMingLiU" w:hAnsi="Arial" w:cs="Arial"/>
                      <w:szCs w:val="22"/>
                      <w:lang w:val="en"/>
                    </w:rPr>
                    <w:t>entricular</w:t>
                  </w:r>
                  <w:r w:rsidR="005261D0" w:rsidRPr="005261D0">
                    <w:rPr>
                      <w:rFonts w:ascii="Arial" w:eastAsia="PMingLiU" w:hAnsi="Arial" w:cs="Arial"/>
                      <w:szCs w:val="22"/>
                      <w:lang w:val="en"/>
                    </w:rPr>
                    <w:t xml:space="preserve"> Size </w:t>
                  </w:r>
                </w:p>
              </w:tc>
              <w:tc>
                <w:tcPr>
                  <w:tcW w:w="1402" w:type="dxa"/>
                  <w:shd w:val="clear" w:color="auto" w:fill="auto"/>
                  <w:vAlign w:val="center"/>
                </w:tcPr>
                <w:p w14:paraId="1E00F857"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80%</w:t>
                  </w:r>
                </w:p>
              </w:tc>
              <w:tc>
                <w:tcPr>
                  <w:tcW w:w="4075" w:type="dxa"/>
                  <w:shd w:val="clear" w:color="auto" w:fill="auto"/>
                  <w:vAlign w:val="center"/>
                </w:tcPr>
                <w:p w14:paraId="2643E318"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H</w:t>
                  </w:r>
                  <w:r w:rsidRPr="005261D0">
                    <w:rPr>
                      <w:rFonts w:ascii="Arial" w:eastAsia="PMingLiU" w:hAnsi="Arial" w:cs="Arial"/>
                      <w:szCs w:val="22"/>
                      <w:vertAlign w:val="subscript"/>
                      <w:lang w:val="en"/>
                    </w:rPr>
                    <w:t>0</w:t>
                  </w:r>
                  <w:r w:rsidRPr="005261D0">
                    <w:rPr>
                      <w:rFonts w:ascii="Arial" w:eastAsia="PMingLiU" w:hAnsi="Arial" w:cs="Arial"/>
                      <w:szCs w:val="22"/>
                      <w:lang w:val="en"/>
                    </w:rPr>
                    <w:t>: % of patient studies where parameter can be assessed ≤ 80%</w:t>
                  </w:r>
                </w:p>
              </w:tc>
            </w:tr>
            <w:tr w:rsidR="005261D0" w:rsidRPr="005261D0" w14:paraId="269C84F4" w14:textId="77777777" w:rsidTr="00417D8B">
              <w:tc>
                <w:tcPr>
                  <w:tcW w:w="1785" w:type="dxa"/>
                  <w:shd w:val="clear" w:color="auto" w:fill="auto"/>
                  <w:vAlign w:val="center"/>
                </w:tcPr>
                <w:p w14:paraId="6681B4EA"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Pericardial Effusion</w:t>
                  </w:r>
                </w:p>
              </w:tc>
              <w:tc>
                <w:tcPr>
                  <w:tcW w:w="1402" w:type="dxa"/>
                  <w:shd w:val="clear" w:color="auto" w:fill="auto"/>
                  <w:vAlign w:val="center"/>
                </w:tcPr>
                <w:p w14:paraId="190662EE"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80%</w:t>
                  </w:r>
                </w:p>
              </w:tc>
              <w:tc>
                <w:tcPr>
                  <w:tcW w:w="4075" w:type="dxa"/>
                  <w:shd w:val="clear" w:color="auto" w:fill="auto"/>
                  <w:vAlign w:val="center"/>
                </w:tcPr>
                <w:p w14:paraId="250E09D9"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H</w:t>
                  </w:r>
                  <w:r w:rsidRPr="005261D0">
                    <w:rPr>
                      <w:rFonts w:ascii="Arial" w:eastAsia="PMingLiU" w:hAnsi="Arial" w:cs="Arial"/>
                      <w:szCs w:val="22"/>
                      <w:vertAlign w:val="subscript"/>
                      <w:lang w:val="en"/>
                    </w:rPr>
                    <w:t>0</w:t>
                  </w:r>
                  <w:r w:rsidRPr="005261D0">
                    <w:rPr>
                      <w:rFonts w:ascii="Arial" w:eastAsia="PMingLiU" w:hAnsi="Arial" w:cs="Arial"/>
                      <w:szCs w:val="22"/>
                      <w:lang w:val="en"/>
                    </w:rPr>
                    <w:t>: % of patient studies where parameter can be assessed ≤ 80%</w:t>
                  </w:r>
                </w:p>
              </w:tc>
            </w:tr>
          </w:tbl>
          <w:p w14:paraId="5DA5442E" w14:textId="77777777" w:rsidR="005261D0" w:rsidRPr="005261D0" w:rsidRDefault="005261D0" w:rsidP="00417D8B">
            <w:pPr>
              <w:rPr>
                <w:rFonts w:ascii="Arial" w:eastAsia="PMingLiU" w:hAnsi="Arial" w:cs="Arial"/>
                <w:szCs w:val="22"/>
                <w:lang w:val="en"/>
              </w:rPr>
            </w:pPr>
          </w:p>
          <w:p w14:paraId="283573C0" w14:textId="77777777" w:rsidR="005261D0" w:rsidRPr="005261D0" w:rsidRDefault="005261D0" w:rsidP="00417D8B">
            <w:pPr>
              <w:rPr>
                <w:rFonts w:ascii="Arial" w:eastAsia="PMingLiU" w:hAnsi="Arial" w:cs="Arial"/>
                <w:szCs w:val="22"/>
                <w:lang w:val="en"/>
              </w:rPr>
            </w:pPr>
          </w:p>
        </w:tc>
      </w:tr>
      <w:tr w:rsidR="005261D0" w:rsidRPr="00F9686A" w14:paraId="5C4F5DCC" w14:textId="77777777" w:rsidTr="005261D0">
        <w:trPr>
          <w:trHeight w:val="1080"/>
        </w:trPr>
        <w:tc>
          <w:tcPr>
            <w:tcW w:w="2263" w:type="dxa"/>
          </w:tcPr>
          <w:p w14:paraId="79F734D4" w14:textId="77777777" w:rsidR="005261D0" w:rsidRPr="005261D0" w:rsidRDefault="005261D0" w:rsidP="00417D8B">
            <w:pPr>
              <w:rPr>
                <w:rFonts w:ascii="Arial" w:eastAsia="PMingLiU" w:hAnsi="Arial" w:cs="Arial"/>
                <w:b/>
                <w:szCs w:val="22"/>
                <w:lang w:val="en"/>
              </w:rPr>
            </w:pPr>
            <w:r w:rsidRPr="005261D0">
              <w:rPr>
                <w:rFonts w:ascii="Arial" w:eastAsia="PMingLiU" w:hAnsi="Arial" w:cs="Arial"/>
                <w:b/>
                <w:szCs w:val="22"/>
                <w:lang w:val="en"/>
              </w:rPr>
              <w:lastRenderedPageBreak/>
              <w:t>Descriptive Statistics</w:t>
            </w:r>
          </w:p>
        </w:tc>
        <w:tc>
          <w:tcPr>
            <w:tcW w:w="7722" w:type="dxa"/>
          </w:tcPr>
          <w:p w14:paraId="1BB2A39A"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 xml:space="preserve">Additional Patient-Level Clinical Parameters: </w:t>
            </w:r>
          </w:p>
          <w:p w14:paraId="2F3B04B7" w14:textId="77777777" w:rsidR="005261D0" w:rsidRPr="005261D0" w:rsidRDefault="005261D0" w:rsidP="00660EC6">
            <w:pPr>
              <w:numPr>
                <w:ilvl w:val="0"/>
                <w:numId w:val="10"/>
              </w:numPr>
              <w:tabs>
                <w:tab w:val="left" w:pos="694"/>
              </w:tabs>
              <w:spacing w:line="264" w:lineRule="auto"/>
              <w:rPr>
                <w:rFonts w:ascii="Arial" w:eastAsia="PMingLiU" w:hAnsi="Arial" w:cs="Arial"/>
                <w:szCs w:val="22"/>
                <w:lang w:val="en"/>
              </w:rPr>
            </w:pPr>
            <w:r w:rsidRPr="005261D0">
              <w:rPr>
                <w:rFonts w:ascii="Arial" w:eastAsia="PMingLiU" w:hAnsi="Arial" w:cs="Arial"/>
                <w:szCs w:val="22"/>
                <w:lang w:val="en"/>
              </w:rPr>
              <w:t>Qualitative assessment of IVC size</w:t>
            </w:r>
          </w:p>
          <w:p w14:paraId="0630BC0C" w14:textId="31996F3B" w:rsidR="005261D0" w:rsidRPr="005261D0" w:rsidRDefault="005261D0" w:rsidP="00660EC6">
            <w:pPr>
              <w:numPr>
                <w:ilvl w:val="0"/>
                <w:numId w:val="10"/>
              </w:numPr>
              <w:tabs>
                <w:tab w:val="left" w:pos="694"/>
              </w:tabs>
              <w:spacing w:line="264" w:lineRule="auto"/>
              <w:rPr>
                <w:rFonts w:ascii="Arial" w:eastAsia="PMingLiU" w:hAnsi="Arial" w:cs="Arial"/>
                <w:szCs w:val="22"/>
                <w:lang w:val="en"/>
              </w:rPr>
            </w:pPr>
            <w:r w:rsidRPr="005261D0">
              <w:rPr>
                <w:rFonts w:ascii="Arial" w:eastAsia="PMingLiU" w:hAnsi="Arial" w:cs="Arial"/>
                <w:szCs w:val="22"/>
                <w:lang w:val="en"/>
              </w:rPr>
              <w:t>Qualitative assessment of R</w:t>
            </w:r>
            <w:r w:rsidR="00705BDF">
              <w:rPr>
                <w:rFonts w:ascii="Arial" w:eastAsia="PMingLiU" w:hAnsi="Arial" w:cs="Arial"/>
                <w:szCs w:val="22"/>
                <w:lang w:val="en"/>
              </w:rPr>
              <w:t xml:space="preserve">ight </w:t>
            </w:r>
            <w:r w:rsidRPr="005261D0">
              <w:rPr>
                <w:rFonts w:ascii="Arial" w:eastAsia="PMingLiU" w:hAnsi="Arial" w:cs="Arial"/>
                <w:szCs w:val="22"/>
                <w:lang w:val="en"/>
              </w:rPr>
              <w:t>V</w:t>
            </w:r>
            <w:r w:rsidR="00705BDF">
              <w:rPr>
                <w:rFonts w:ascii="Arial" w:eastAsia="PMingLiU" w:hAnsi="Arial" w:cs="Arial"/>
                <w:szCs w:val="22"/>
                <w:lang w:val="en"/>
              </w:rPr>
              <w:t>entricular</w:t>
            </w:r>
            <w:r w:rsidRPr="005261D0">
              <w:rPr>
                <w:rFonts w:ascii="Arial" w:eastAsia="PMingLiU" w:hAnsi="Arial" w:cs="Arial"/>
                <w:szCs w:val="22"/>
                <w:lang w:val="en"/>
              </w:rPr>
              <w:t xml:space="preserve"> function</w:t>
            </w:r>
          </w:p>
          <w:p w14:paraId="16AACA7D" w14:textId="664CF00A" w:rsidR="005261D0" w:rsidRPr="005261D0" w:rsidRDefault="005261D0" w:rsidP="00660EC6">
            <w:pPr>
              <w:numPr>
                <w:ilvl w:val="0"/>
                <w:numId w:val="10"/>
              </w:numPr>
              <w:tabs>
                <w:tab w:val="left" w:pos="694"/>
              </w:tabs>
              <w:spacing w:line="264" w:lineRule="auto"/>
              <w:rPr>
                <w:rFonts w:ascii="Arial" w:eastAsia="PMingLiU" w:hAnsi="Arial" w:cs="Arial"/>
                <w:szCs w:val="22"/>
                <w:lang w:val="en"/>
              </w:rPr>
            </w:pPr>
            <w:r w:rsidRPr="005261D0">
              <w:rPr>
                <w:rFonts w:ascii="Arial" w:eastAsia="PMingLiU" w:hAnsi="Arial" w:cs="Arial"/>
                <w:szCs w:val="22"/>
                <w:lang w:val="en"/>
              </w:rPr>
              <w:t>Qualitative assessment of L</w:t>
            </w:r>
            <w:r w:rsidR="00705BDF">
              <w:rPr>
                <w:rFonts w:ascii="Arial" w:eastAsia="PMingLiU" w:hAnsi="Arial" w:cs="Arial"/>
                <w:szCs w:val="22"/>
                <w:lang w:val="en"/>
              </w:rPr>
              <w:t xml:space="preserve">eft </w:t>
            </w:r>
            <w:r w:rsidRPr="005261D0">
              <w:rPr>
                <w:rFonts w:ascii="Arial" w:eastAsia="PMingLiU" w:hAnsi="Arial" w:cs="Arial"/>
                <w:szCs w:val="22"/>
                <w:lang w:val="en"/>
              </w:rPr>
              <w:t>A</w:t>
            </w:r>
            <w:r w:rsidR="00705BDF">
              <w:rPr>
                <w:rFonts w:ascii="Arial" w:eastAsia="PMingLiU" w:hAnsi="Arial" w:cs="Arial"/>
                <w:szCs w:val="22"/>
                <w:lang w:val="en"/>
              </w:rPr>
              <w:t xml:space="preserve">trial) </w:t>
            </w:r>
            <w:r w:rsidRPr="005261D0">
              <w:rPr>
                <w:rFonts w:ascii="Arial" w:eastAsia="PMingLiU" w:hAnsi="Arial" w:cs="Arial"/>
                <w:szCs w:val="22"/>
                <w:lang w:val="en"/>
              </w:rPr>
              <w:t>size</w:t>
            </w:r>
          </w:p>
          <w:p w14:paraId="3126E4BE" w14:textId="77777777" w:rsidR="005261D0" w:rsidRPr="005261D0" w:rsidRDefault="005261D0" w:rsidP="00660EC6">
            <w:pPr>
              <w:numPr>
                <w:ilvl w:val="0"/>
                <w:numId w:val="10"/>
              </w:numPr>
              <w:tabs>
                <w:tab w:val="left" w:pos="694"/>
              </w:tabs>
              <w:spacing w:line="264" w:lineRule="auto"/>
              <w:rPr>
                <w:rFonts w:ascii="Arial" w:eastAsia="PMingLiU" w:hAnsi="Arial" w:cs="Arial"/>
                <w:szCs w:val="22"/>
                <w:lang w:val="en"/>
              </w:rPr>
            </w:pPr>
            <w:r w:rsidRPr="005261D0">
              <w:rPr>
                <w:rFonts w:ascii="Arial" w:eastAsia="PMingLiU" w:hAnsi="Arial" w:cs="Arial"/>
                <w:szCs w:val="22"/>
                <w:lang w:val="en"/>
              </w:rPr>
              <w:t>Qualitative assessment of aortic valve, mitral valve, and tricuspid valve</w:t>
            </w:r>
          </w:p>
          <w:p w14:paraId="3C2223DE" w14:textId="77777777" w:rsidR="005261D0" w:rsidRPr="005261D0" w:rsidRDefault="005261D0" w:rsidP="00417D8B">
            <w:pPr>
              <w:rPr>
                <w:rFonts w:ascii="Arial" w:eastAsia="PMingLiU" w:hAnsi="Arial" w:cs="Arial"/>
                <w:szCs w:val="22"/>
                <w:lang w:val="en"/>
              </w:rPr>
            </w:pPr>
          </w:p>
          <w:p w14:paraId="04C6C322"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View-level Results: % of patient studies with diagnostic (ACEP 3+) quality clip for each of the ten (10) Standard Views used in the study</w:t>
            </w:r>
          </w:p>
          <w:p w14:paraId="5838ADC4" w14:textId="77777777" w:rsidR="005261D0" w:rsidRPr="005261D0" w:rsidRDefault="005261D0" w:rsidP="00417D8B">
            <w:pPr>
              <w:rPr>
                <w:rFonts w:ascii="Arial" w:eastAsia="PMingLiU" w:hAnsi="Arial" w:cs="Arial"/>
                <w:szCs w:val="22"/>
                <w:lang w:val="en"/>
              </w:rPr>
            </w:pPr>
          </w:p>
          <w:p w14:paraId="116F1DCF"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Subgroup Analyses: Results per BMI group, sex, age, number of scans completed, etc.</w:t>
            </w:r>
          </w:p>
          <w:p w14:paraId="6ED74D5C" w14:textId="77777777" w:rsidR="005261D0" w:rsidRPr="005261D0" w:rsidRDefault="005261D0" w:rsidP="00417D8B">
            <w:pPr>
              <w:rPr>
                <w:rFonts w:ascii="Arial" w:eastAsia="PMingLiU" w:hAnsi="Arial" w:cs="Arial"/>
                <w:szCs w:val="22"/>
                <w:lang w:val="en"/>
              </w:rPr>
            </w:pPr>
          </w:p>
          <w:p w14:paraId="54BFC758"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Reference Scan: View-Level and Patient-Level results; paired comparison to non-specialist results</w:t>
            </w:r>
          </w:p>
        </w:tc>
      </w:tr>
      <w:tr w:rsidR="005261D0" w:rsidRPr="00F9686A" w14:paraId="2C1AC966" w14:textId="77777777" w:rsidTr="005261D0">
        <w:trPr>
          <w:trHeight w:val="1080"/>
        </w:trPr>
        <w:tc>
          <w:tcPr>
            <w:tcW w:w="2263" w:type="dxa"/>
          </w:tcPr>
          <w:p w14:paraId="6BCE4B59" w14:textId="77777777" w:rsidR="005261D0" w:rsidRPr="005261D0" w:rsidRDefault="005261D0" w:rsidP="00417D8B">
            <w:pPr>
              <w:rPr>
                <w:rFonts w:ascii="Arial" w:eastAsia="PMingLiU" w:hAnsi="Arial" w:cs="Arial"/>
                <w:b/>
                <w:szCs w:val="22"/>
                <w:lang w:val="en"/>
              </w:rPr>
            </w:pPr>
            <w:r w:rsidRPr="005261D0">
              <w:rPr>
                <w:rFonts w:ascii="Arial" w:eastAsia="PMingLiU" w:hAnsi="Arial" w:cs="Arial"/>
                <w:b/>
                <w:szCs w:val="22"/>
                <w:lang w:val="en"/>
              </w:rPr>
              <w:t>Grading Methodology</w:t>
            </w:r>
          </w:p>
        </w:tc>
        <w:tc>
          <w:tcPr>
            <w:tcW w:w="7722" w:type="dxa"/>
          </w:tcPr>
          <w:p w14:paraId="642D9947" w14:textId="71852D19"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Overall: Five (5) expert cardiologist readers will independently provide assessments</w:t>
            </w:r>
            <w:r w:rsidR="0080376F">
              <w:rPr>
                <w:rFonts w:ascii="Arial" w:eastAsia="PMingLiU" w:hAnsi="Arial" w:cs="Arial"/>
                <w:szCs w:val="22"/>
                <w:lang w:val="en"/>
              </w:rPr>
              <w:t xml:space="preserve"> and they </w:t>
            </w:r>
            <w:r w:rsidRPr="005261D0">
              <w:rPr>
                <w:rFonts w:ascii="Arial" w:eastAsia="PMingLiU" w:hAnsi="Arial" w:cs="Arial"/>
                <w:szCs w:val="22"/>
                <w:lang w:val="en"/>
              </w:rPr>
              <w:t>will be blinded to each other’s assessments. The median vote of the five (5) readers will be used to establish ground truth.</w:t>
            </w:r>
          </w:p>
          <w:p w14:paraId="445E340D" w14:textId="77777777" w:rsidR="005261D0" w:rsidRPr="005261D0" w:rsidRDefault="005261D0" w:rsidP="00417D8B">
            <w:pPr>
              <w:rPr>
                <w:rFonts w:ascii="Arial" w:eastAsia="PMingLiU" w:hAnsi="Arial" w:cs="Arial"/>
                <w:szCs w:val="22"/>
                <w:lang w:val="en"/>
              </w:rPr>
            </w:pPr>
          </w:p>
          <w:p w14:paraId="6CFFA8D7"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Patient-Level Primary Endpoints: For each clinical parameter, each reader will provide a Yes/No (i.e., binary assessment) for whether the patient study in its totality provides sufficient information to assess the clinical parameter.</w:t>
            </w:r>
          </w:p>
          <w:p w14:paraId="26FD434F" w14:textId="77777777" w:rsidR="005261D0" w:rsidRPr="005261D0" w:rsidRDefault="005261D0" w:rsidP="00417D8B">
            <w:pPr>
              <w:rPr>
                <w:rFonts w:ascii="Arial" w:eastAsia="PMingLiU" w:hAnsi="Arial" w:cs="Arial"/>
                <w:szCs w:val="22"/>
                <w:lang w:val="en"/>
              </w:rPr>
            </w:pPr>
          </w:p>
          <w:p w14:paraId="5D0BE346" w14:textId="6D578894"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Descriptive View-Level Results</w:t>
            </w:r>
            <w:r w:rsidR="0080376F">
              <w:rPr>
                <w:rFonts w:ascii="Arial" w:eastAsia="PMingLiU" w:hAnsi="Arial" w:cs="Arial"/>
                <w:szCs w:val="22"/>
                <w:lang w:val="en"/>
              </w:rPr>
              <w:t xml:space="preserve"> for diagnostic quality</w:t>
            </w:r>
            <w:r w:rsidRPr="005261D0">
              <w:rPr>
                <w:rFonts w:ascii="Arial" w:eastAsia="PMingLiU" w:hAnsi="Arial" w:cs="Arial"/>
                <w:szCs w:val="22"/>
                <w:lang w:val="en"/>
              </w:rPr>
              <w:t>: Each reader will score each clip using the 1-5 ACEP scale.</w:t>
            </w:r>
          </w:p>
        </w:tc>
      </w:tr>
      <w:tr w:rsidR="005261D0" w:rsidRPr="00F9686A" w14:paraId="0C57CDC5" w14:textId="77777777" w:rsidTr="00AA79A5">
        <w:trPr>
          <w:trHeight w:val="737"/>
        </w:trPr>
        <w:tc>
          <w:tcPr>
            <w:tcW w:w="2263" w:type="dxa"/>
          </w:tcPr>
          <w:p w14:paraId="1AAD2726" w14:textId="77777777" w:rsidR="005261D0" w:rsidRPr="005261D0" w:rsidRDefault="005261D0" w:rsidP="00417D8B">
            <w:pPr>
              <w:rPr>
                <w:rFonts w:ascii="Arial" w:eastAsia="PMingLiU" w:hAnsi="Arial" w:cs="Arial"/>
                <w:b/>
                <w:szCs w:val="22"/>
                <w:lang w:val="en"/>
              </w:rPr>
            </w:pPr>
            <w:r w:rsidRPr="005261D0">
              <w:rPr>
                <w:rFonts w:ascii="Arial" w:eastAsia="PMingLiU" w:hAnsi="Arial" w:cs="Arial"/>
                <w:b/>
                <w:szCs w:val="22"/>
                <w:lang w:val="en"/>
              </w:rPr>
              <w:t>Statistical Analysis Plan</w:t>
            </w:r>
          </w:p>
        </w:tc>
        <w:tc>
          <w:tcPr>
            <w:tcW w:w="7722" w:type="dxa"/>
          </w:tcPr>
          <w:p w14:paraId="7FC38F27" w14:textId="77777777" w:rsidR="005261D0" w:rsidRPr="005261D0" w:rsidRDefault="005261D0" w:rsidP="00417D8B">
            <w:pPr>
              <w:rPr>
                <w:rFonts w:ascii="Arial" w:eastAsia="PMingLiU" w:hAnsi="Arial" w:cs="Arial"/>
                <w:szCs w:val="22"/>
                <w:lang w:val="en"/>
              </w:rPr>
            </w:pPr>
            <w:r w:rsidRPr="005261D0">
              <w:rPr>
                <w:rFonts w:ascii="Arial" w:eastAsia="PMingLiU" w:hAnsi="Arial" w:cs="Arial"/>
                <w:szCs w:val="22"/>
                <w:lang w:val="en"/>
              </w:rPr>
              <w:t>The target probabilities of a Type I error and Type II error are 0.05 and 0.1 respectively.</w:t>
            </w:r>
          </w:p>
        </w:tc>
      </w:tr>
    </w:tbl>
    <w:p w14:paraId="33536591" w14:textId="77777777" w:rsidR="00CF2402" w:rsidRPr="002B7F5A" w:rsidRDefault="000F35CB" w:rsidP="000C7623">
      <w:pPr>
        <w:pStyle w:val="Heading1"/>
        <w:rPr>
          <w:rFonts w:asciiTheme="minorBidi" w:hAnsiTheme="minorBidi" w:cstheme="minorBidi"/>
          <w:szCs w:val="24"/>
        </w:rPr>
      </w:pPr>
      <w:r w:rsidRPr="002B7F5A">
        <w:rPr>
          <w:rFonts w:asciiTheme="minorBidi" w:hAnsiTheme="minorBidi" w:cstheme="minorBidi"/>
          <w:szCs w:val="24"/>
        </w:rPr>
        <w:br w:type="page"/>
      </w:r>
      <w:bookmarkStart w:id="4" w:name="_Toc356525477"/>
      <w:bookmarkStart w:id="5" w:name="_Toc520280140"/>
      <w:r w:rsidR="00CF2402" w:rsidRPr="002B7F5A">
        <w:rPr>
          <w:rFonts w:asciiTheme="minorBidi" w:hAnsiTheme="minorBidi" w:cstheme="minorBidi"/>
          <w:szCs w:val="24"/>
        </w:rPr>
        <w:lastRenderedPageBreak/>
        <w:t>Introduction</w:t>
      </w:r>
      <w:bookmarkEnd w:id="4"/>
      <w:bookmarkEnd w:id="5"/>
    </w:p>
    <w:p w14:paraId="216C351C" w14:textId="5074928D" w:rsidR="001E5A4B" w:rsidRPr="002B7F5A" w:rsidRDefault="006B3ADE" w:rsidP="005E5684">
      <w:pPr>
        <w:rPr>
          <w:rFonts w:asciiTheme="minorBidi" w:hAnsiTheme="minorBidi" w:cstheme="minorBidi"/>
        </w:rPr>
      </w:pPr>
      <w:r w:rsidRPr="002B7F5A">
        <w:rPr>
          <w:rFonts w:asciiTheme="minorBidi" w:hAnsiTheme="minorBidi" w:cstheme="minorBidi"/>
        </w:rPr>
        <w:t xml:space="preserve">This document is a clinical research protocol describing a study to collect echocardiogram </w:t>
      </w:r>
      <w:r w:rsidR="00D66D0E" w:rsidRPr="002B7F5A">
        <w:rPr>
          <w:rFonts w:asciiTheme="minorBidi" w:hAnsiTheme="minorBidi" w:cstheme="minorBidi"/>
        </w:rPr>
        <w:t>imagery using a device that has guidance assistance technology.</w:t>
      </w:r>
      <w:r w:rsidRPr="002B7F5A">
        <w:rPr>
          <w:rFonts w:asciiTheme="minorBidi" w:hAnsiTheme="minorBidi" w:cstheme="minorBidi"/>
        </w:rPr>
        <w:t xml:space="preserve">  The study will be conducted in accordance with the protocol, Good Clinical Practice Standards, and applicable regulatory requirements.  The collected data may result in </w:t>
      </w:r>
      <w:r w:rsidR="00D95188">
        <w:rPr>
          <w:rFonts w:asciiTheme="minorBidi" w:hAnsiTheme="minorBidi" w:cstheme="minorBidi"/>
        </w:rPr>
        <w:t xml:space="preserve">FDA clearance of </w:t>
      </w:r>
      <w:proofErr w:type="spellStart"/>
      <w:r w:rsidR="00D95188">
        <w:rPr>
          <w:rFonts w:asciiTheme="minorBidi" w:hAnsiTheme="minorBidi" w:cstheme="minorBidi"/>
        </w:rPr>
        <w:t>EchoGPS</w:t>
      </w:r>
      <w:proofErr w:type="spellEnd"/>
      <w:r w:rsidR="00D95188">
        <w:rPr>
          <w:rFonts w:asciiTheme="minorBidi" w:hAnsiTheme="minorBidi" w:cstheme="minorBidi"/>
        </w:rPr>
        <w:t xml:space="preserve"> guidance technology to guide a novi</w:t>
      </w:r>
      <w:r w:rsidR="006C13E9">
        <w:rPr>
          <w:rFonts w:asciiTheme="minorBidi" w:hAnsiTheme="minorBidi" w:cstheme="minorBidi"/>
        </w:rPr>
        <w:t>c</w:t>
      </w:r>
      <w:r w:rsidR="00D95188">
        <w:rPr>
          <w:rFonts w:asciiTheme="minorBidi" w:hAnsiTheme="minorBidi" w:cstheme="minorBidi"/>
        </w:rPr>
        <w:t>e user to acquire echocardiograms</w:t>
      </w:r>
      <w:r w:rsidRPr="002B7F5A">
        <w:rPr>
          <w:rFonts w:asciiTheme="minorBidi" w:hAnsiTheme="minorBidi" w:cstheme="minorBidi"/>
        </w:rPr>
        <w:t>.</w:t>
      </w:r>
    </w:p>
    <w:p w14:paraId="4F3E26F2" w14:textId="77777777" w:rsidR="001E5A4B" w:rsidRPr="002B7F5A" w:rsidRDefault="001E5A4B" w:rsidP="005A27C4">
      <w:pPr>
        <w:pStyle w:val="Heading2"/>
        <w:rPr>
          <w:rFonts w:asciiTheme="minorBidi" w:hAnsiTheme="minorBidi" w:cstheme="minorBidi"/>
          <w:szCs w:val="24"/>
        </w:rPr>
      </w:pPr>
      <w:bookmarkStart w:id="6" w:name="_Toc356525478"/>
      <w:bookmarkStart w:id="7" w:name="_Toc520280141"/>
      <w:r w:rsidRPr="002B7F5A">
        <w:rPr>
          <w:rFonts w:asciiTheme="minorBidi" w:hAnsiTheme="minorBidi" w:cstheme="minorBidi"/>
          <w:szCs w:val="24"/>
        </w:rPr>
        <w:t>Background</w:t>
      </w:r>
      <w:bookmarkEnd w:id="6"/>
      <w:bookmarkEnd w:id="7"/>
    </w:p>
    <w:p w14:paraId="1E68FF76" w14:textId="77777777" w:rsidR="00BE2E4E" w:rsidRPr="002B7F5A" w:rsidRDefault="006B3ADE" w:rsidP="005E5684">
      <w:pPr>
        <w:rPr>
          <w:rFonts w:asciiTheme="minorBidi" w:hAnsiTheme="minorBidi" w:cstheme="minorBidi"/>
        </w:rPr>
      </w:pPr>
      <w:r w:rsidRPr="002B7F5A">
        <w:rPr>
          <w:rFonts w:asciiTheme="minorBidi" w:hAnsiTheme="minorBidi" w:cstheme="minorBidi"/>
        </w:rPr>
        <w:t xml:space="preserve">The </w:t>
      </w:r>
      <w:r w:rsidR="00B74F2F" w:rsidRPr="002B7F5A">
        <w:rPr>
          <w:rFonts w:asciiTheme="minorBidi" w:hAnsiTheme="minorBidi" w:cstheme="minorBidi"/>
        </w:rPr>
        <w:t xml:space="preserve">transthoracic echocardiogram (TTE) </w:t>
      </w:r>
      <w:r w:rsidRPr="002B7F5A">
        <w:rPr>
          <w:rFonts w:asciiTheme="minorBidi" w:hAnsiTheme="minorBidi" w:cstheme="minorBidi"/>
        </w:rPr>
        <w:t>is a widely used diagnostic tool in the assessment of cardiovascular disease.  T</w:t>
      </w:r>
      <w:r w:rsidR="008F67D8" w:rsidRPr="002B7F5A">
        <w:rPr>
          <w:rFonts w:asciiTheme="minorBidi" w:hAnsiTheme="minorBidi" w:cstheme="minorBidi"/>
        </w:rPr>
        <w:t>TE</w:t>
      </w:r>
      <w:r w:rsidRPr="002B7F5A">
        <w:rPr>
          <w:rFonts w:asciiTheme="minorBidi" w:hAnsiTheme="minorBidi" w:cstheme="minorBidi"/>
        </w:rPr>
        <w:t xml:space="preserve"> is a form of ultrasound imaging directed at the assessment of cardiac function and structure.  Despite the prevalence of </w:t>
      </w:r>
      <w:r w:rsidR="007073AF" w:rsidRPr="002B7F5A">
        <w:rPr>
          <w:rFonts w:asciiTheme="minorBidi" w:hAnsiTheme="minorBidi" w:cstheme="minorBidi"/>
        </w:rPr>
        <w:t>TTE</w:t>
      </w:r>
      <w:r w:rsidRPr="002B7F5A">
        <w:rPr>
          <w:rFonts w:asciiTheme="minorBidi" w:hAnsiTheme="minorBidi" w:cstheme="minorBidi"/>
        </w:rPr>
        <w:t>, the technique is often cited as lacki</w:t>
      </w:r>
      <w:r w:rsidR="008A567F" w:rsidRPr="002B7F5A">
        <w:rPr>
          <w:rFonts w:asciiTheme="minorBidi" w:hAnsiTheme="minorBidi" w:cstheme="minorBidi"/>
        </w:rPr>
        <w:t>ng reproducibility and quality (</w:t>
      </w:r>
      <w:r w:rsidR="008C7A7A" w:rsidRPr="002B7F5A">
        <w:rPr>
          <w:rFonts w:asciiTheme="minorBidi" w:hAnsiTheme="minorBidi" w:cstheme="minorBidi"/>
        </w:rPr>
        <w:t xml:space="preserve">Johri </w:t>
      </w:r>
      <w:r w:rsidR="008C7A7A" w:rsidRPr="002B7F5A">
        <w:rPr>
          <w:rFonts w:asciiTheme="minorBidi" w:hAnsiTheme="minorBidi" w:cstheme="minorBidi"/>
          <w:i/>
        </w:rPr>
        <w:t>et al</w:t>
      </w:r>
      <w:r w:rsidR="008C7A7A" w:rsidRPr="002B7F5A">
        <w:rPr>
          <w:rFonts w:asciiTheme="minorBidi" w:hAnsiTheme="minorBidi" w:cstheme="minorBidi"/>
        </w:rPr>
        <w:t>.</w:t>
      </w:r>
      <w:r w:rsidR="008A567F" w:rsidRPr="002B7F5A">
        <w:rPr>
          <w:rFonts w:asciiTheme="minorBidi" w:hAnsiTheme="minorBidi" w:cstheme="minorBidi"/>
        </w:rPr>
        <w:t xml:space="preserve">, 2011; </w:t>
      </w:r>
      <w:r w:rsidR="008C7A7A" w:rsidRPr="002B7F5A">
        <w:rPr>
          <w:rFonts w:asciiTheme="minorBidi" w:hAnsiTheme="minorBidi" w:cstheme="minorBidi"/>
        </w:rPr>
        <w:t xml:space="preserve">Pearlman &amp; </w:t>
      </w:r>
      <w:proofErr w:type="spellStart"/>
      <w:r w:rsidR="008C7A7A" w:rsidRPr="002B7F5A">
        <w:rPr>
          <w:rFonts w:asciiTheme="minorBidi" w:hAnsiTheme="minorBidi" w:cstheme="minorBidi"/>
        </w:rPr>
        <w:t>Gardin</w:t>
      </w:r>
      <w:proofErr w:type="spellEnd"/>
      <w:r w:rsidR="008C7A7A" w:rsidRPr="002B7F5A">
        <w:rPr>
          <w:rFonts w:asciiTheme="minorBidi" w:hAnsiTheme="minorBidi" w:cstheme="minorBidi"/>
        </w:rPr>
        <w:t>, 2011</w:t>
      </w:r>
      <w:r w:rsidR="008A567F" w:rsidRPr="002B7F5A">
        <w:rPr>
          <w:rFonts w:asciiTheme="minorBidi" w:hAnsiTheme="minorBidi" w:cstheme="minorBidi"/>
        </w:rPr>
        <w:t xml:space="preserve">; </w:t>
      </w:r>
      <w:r w:rsidR="008C7A7A" w:rsidRPr="002B7F5A">
        <w:rPr>
          <w:rFonts w:asciiTheme="minorBidi" w:hAnsiTheme="minorBidi" w:cstheme="minorBidi"/>
        </w:rPr>
        <w:t>Martin</w:t>
      </w:r>
      <w:r w:rsidR="008A567F" w:rsidRPr="002B7F5A">
        <w:rPr>
          <w:rFonts w:asciiTheme="minorBidi" w:hAnsiTheme="minorBidi" w:cstheme="minorBidi"/>
        </w:rPr>
        <w:t>, 2011)</w:t>
      </w:r>
      <w:r w:rsidRPr="002B7F5A">
        <w:rPr>
          <w:rFonts w:asciiTheme="minorBidi" w:hAnsiTheme="minorBidi" w:cstheme="minorBidi"/>
        </w:rPr>
        <w:t xml:space="preserve">.  This variability is partly due to the inherent operator dependence of ultrasound imaging.  </w:t>
      </w:r>
      <w:r w:rsidR="0074708C" w:rsidRPr="002B7F5A">
        <w:rPr>
          <w:rFonts w:asciiTheme="minorBidi" w:hAnsiTheme="minorBidi" w:cstheme="minorBidi"/>
        </w:rPr>
        <w:t xml:space="preserve">Lack of quality and reproducibility are attributes that hinder the beneficial adoption of point-of-care echocardiograms.  </w:t>
      </w:r>
    </w:p>
    <w:p w14:paraId="3D1D1AC6" w14:textId="77777777" w:rsidR="00AF39CB" w:rsidRPr="002B7F5A" w:rsidRDefault="00AF39CB" w:rsidP="005E5684">
      <w:pPr>
        <w:rPr>
          <w:rFonts w:asciiTheme="minorBidi" w:hAnsiTheme="minorBidi" w:cstheme="minorBidi"/>
        </w:rPr>
      </w:pPr>
    </w:p>
    <w:p w14:paraId="29A01587" w14:textId="2326FE52" w:rsidR="00083009" w:rsidRPr="00CB2A8D" w:rsidRDefault="00BE2E4E" w:rsidP="00083009">
      <w:pPr>
        <w:rPr>
          <w:rFonts w:ascii="Arial" w:hAnsi="Arial" w:cs="Arial"/>
          <w:lang w:val="en"/>
        </w:rPr>
      </w:pPr>
      <w:r w:rsidRPr="002B7F5A">
        <w:rPr>
          <w:rFonts w:asciiTheme="minorBidi" w:hAnsiTheme="minorBidi" w:cstheme="minorBidi"/>
        </w:rPr>
        <w:t xml:space="preserve">Seeking to address this problem, </w:t>
      </w:r>
      <w:r w:rsidR="00CB2A8D" w:rsidRPr="00CB2A8D">
        <w:rPr>
          <w:rFonts w:ascii="Arial" w:hAnsi="Arial" w:cs="Arial"/>
          <w:lang w:val="en"/>
        </w:rPr>
        <w:t xml:space="preserve">Bay Labs, Inc. has developed the </w:t>
      </w:r>
      <w:proofErr w:type="spellStart"/>
      <w:r w:rsidR="00CB2A8D" w:rsidRPr="00CB2A8D">
        <w:rPr>
          <w:rFonts w:ascii="Arial" w:hAnsi="Arial" w:cs="Arial"/>
          <w:lang w:val="en"/>
        </w:rPr>
        <w:t>EchoGPS</w:t>
      </w:r>
      <w:proofErr w:type="spellEnd"/>
      <w:r w:rsidR="00CB2A8D" w:rsidRPr="00CB2A8D">
        <w:rPr>
          <w:rFonts w:ascii="Arial" w:hAnsi="Arial" w:cs="Arial"/>
          <w:lang w:val="en"/>
        </w:rPr>
        <w:t xml:space="preserve"> software, which enables medical professionals across a broad range of medical training and experience to optimize acquisition of echocardiograms (cardiac ultrasound). </w:t>
      </w:r>
      <w:r w:rsidR="00083009">
        <w:rPr>
          <w:rFonts w:ascii="Arial" w:hAnsi="Arial" w:cs="Arial"/>
          <w:lang w:val="en"/>
        </w:rPr>
        <w:t xml:space="preserve"> </w:t>
      </w:r>
      <w:proofErr w:type="spellStart"/>
      <w:r w:rsidR="00083009" w:rsidRPr="00CB2A8D">
        <w:rPr>
          <w:rFonts w:ascii="Arial" w:hAnsi="Arial" w:cs="Arial"/>
          <w:lang w:val="en"/>
        </w:rPr>
        <w:t>EchoGPS</w:t>
      </w:r>
      <w:proofErr w:type="spellEnd"/>
      <w:r w:rsidR="00083009" w:rsidRPr="00CB2A8D">
        <w:rPr>
          <w:rFonts w:ascii="Arial" w:hAnsi="Arial" w:cs="Arial"/>
          <w:lang w:val="en"/>
        </w:rPr>
        <w:t xml:space="preserve"> software provides real-time user guidance during acquisition of echocardiography to assist the user in obtaining anatomically correct images that represent standard 2D (i.e., B-mode) echocardiographic diagnostic views (i.e. apical four chamber view) from corresponding windows (i.e., apical window). </w:t>
      </w:r>
    </w:p>
    <w:p w14:paraId="7ABD3751" w14:textId="77777777" w:rsidR="00083009" w:rsidRDefault="00083009" w:rsidP="00CB2A8D">
      <w:pPr>
        <w:rPr>
          <w:rFonts w:ascii="Arial" w:hAnsi="Arial" w:cs="Arial"/>
          <w:lang w:val="en"/>
        </w:rPr>
      </w:pPr>
    </w:p>
    <w:p w14:paraId="1767A5A3" w14:textId="063001AF" w:rsidR="00CB2A8D" w:rsidRPr="00CB2A8D" w:rsidRDefault="00083009" w:rsidP="00CB2A8D">
      <w:pPr>
        <w:rPr>
          <w:rFonts w:ascii="Arial" w:hAnsi="Arial" w:cs="Arial"/>
          <w:lang w:val="en"/>
        </w:rPr>
      </w:pPr>
      <w:r>
        <w:rPr>
          <w:rFonts w:ascii="Arial" w:hAnsi="Arial" w:cs="Arial"/>
          <w:lang w:val="en"/>
        </w:rPr>
        <w:t>T</w:t>
      </w:r>
      <w:r w:rsidR="00CB2A8D" w:rsidRPr="00CB2A8D">
        <w:rPr>
          <w:rFonts w:ascii="Arial" w:hAnsi="Arial" w:cs="Arial"/>
          <w:lang w:val="en"/>
        </w:rPr>
        <w:t xml:space="preserve">he core technology behind the real-time user guidance in </w:t>
      </w:r>
      <w:proofErr w:type="spellStart"/>
      <w:r w:rsidR="00CB2A8D" w:rsidRPr="00CB2A8D">
        <w:rPr>
          <w:rFonts w:ascii="Arial" w:hAnsi="Arial" w:cs="Arial"/>
          <w:lang w:val="en"/>
        </w:rPr>
        <w:t>EchoGPS</w:t>
      </w:r>
      <w:proofErr w:type="spellEnd"/>
      <w:r w:rsidR="00CB2A8D" w:rsidRPr="00CB2A8D">
        <w:rPr>
          <w:rFonts w:ascii="Arial" w:hAnsi="Arial" w:cs="Arial"/>
          <w:lang w:val="en"/>
        </w:rPr>
        <w:t xml:space="preserve"> is a software algorithm developed using Deep Learning, which is a form of machine learning based on artificial neural networks (ANNs). </w:t>
      </w:r>
    </w:p>
    <w:p w14:paraId="44D02A47" w14:textId="2FB3946A" w:rsidR="00CB2A8D" w:rsidRDefault="00CB2A8D" w:rsidP="00955FDF">
      <w:pPr>
        <w:rPr>
          <w:rFonts w:asciiTheme="minorBidi" w:hAnsiTheme="minorBidi" w:cstheme="minorBidi"/>
        </w:rPr>
      </w:pPr>
    </w:p>
    <w:p w14:paraId="0B20C49C" w14:textId="5BBD7B40" w:rsidR="00CB2A8D" w:rsidRDefault="00083009" w:rsidP="00CB2A8D">
      <w:pPr>
        <w:rPr>
          <w:rFonts w:asciiTheme="minorBidi" w:hAnsiTheme="minorBidi" w:cstheme="minorBidi"/>
        </w:rPr>
      </w:pPr>
      <w:r>
        <w:rPr>
          <w:rFonts w:asciiTheme="minorBidi" w:hAnsiTheme="minorBidi" w:cstheme="minorBidi"/>
        </w:rPr>
        <w:t>In this</w:t>
      </w:r>
      <w:r w:rsidR="00CB2A8D" w:rsidRPr="002B7F5A">
        <w:rPr>
          <w:rFonts w:asciiTheme="minorBidi" w:hAnsiTheme="minorBidi" w:cstheme="minorBidi"/>
        </w:rPr>
        <w:t xml:space="preserve"> study an echocardiogram protocol using the </w:t>
      </w:r>
      <w:proofErr w:type="spellStart"/>
      <w:r w:rsidR="00CB2A8D" w:rsidRPr="002B7F5A">
        <w:rPr>
          <w:rFonts w:asciiTheme="minorBidi" w:hAnsiTheme="minorBidi" w:cstheme="minorBidi"/>
        </w:rPr>
        <w:t>EchoGPS</w:t>
      </w:r>
      <w:proofErr w:type="spellEnd"/>
      <w:r w:rsidR="00CB2A8D" w:rsidRPr="002B7F5A">
        <w:rPr>
          <w:rFonts w:asciiTheme="minorBidi" w:hAnsiTheme="minorBidi" w:cstheme="minorBidi"/>
        </w:rPr>
        <w:t xml:space="preserve"> interface with the </w:t>
      </w:r>
      <w:proofErr w:type="spellStart"/>
      <w:r w:rsidR="00CB2A8D" w:rsidRPr="002B7F5A">
        <w:rPr>
          <w:rFonts w:asciiTheme="minorBidi" w:hAnsiTheme="minorBidi" w:cstheme="minorBidi"/>
        </w:rPr>
        <w:t>Terason</w:t>
      </w:r>
      <w:proofErr w:type="spellEnd"/>
      <w:r w:rsidR="00CB2A8D" w:rsidRPr="002B7F5A">
        <w:rPr>
          <w:rFonts w:asciiTheme="minorBidi" w:hAnsiTheme="minorBidi" w:cstheme="minorBidi"/>
        </w:rPr>
        <w:t xml:space="preserve"> </w:t>
      </w:r>
      <w:proofErr w:type="spellStart"/>
      <w:r w:rsidR="00CB2A8D" w:rsidRPr="002B7F5A">
        <w:rPr>
          <w:rFonts w:asciiTheme="minorBidi" w:hAnsiTheme="minorBidi" w:cstheme="minorBidi"/>
        </w:rPr>
        <w:t>uSmart</w:t>
      </w:r>
      <w:proofErr w:type="spellEnd"/>
      <w:r w:rsidR="00CB2A8D" w:rsidRPr="002B7F5A">
        <w:rPr>
          <w:rFonts w:asciiTheme="minorBidi" w:hAnsiTheme="minorBidi" w:cstheme="minorBidi"/>
        </w:rPr>
        <w:t xml:space="preserve"> 3200t, an FDA 510(k)-cleared, commercially available ultrasound device</w:t>
      </w:r>
      <w:r>
        <w:rPr>
          <w:rFonts w:asciiTheme="minorBidi" w:hAnsiTheme="minorBidi" w:cstheme="minorBidi"/>
        </w:rPr>
        <w:t xml:space="preserve"> will be performed</w:t>
      </w:r>
      <w:r w:rsidR="00CB2A8D" w:rsidRPr="002B7F5A">
        <w:rPr>
          <w:rFonts w:asciiTheme="minorBidi" w:hAnsiTheme="minorBidi" w:cstheme="minorBidi"/>
        </w:rPr>
        <w:t xml:space="preserve">.  </w:t>
      </w:r>
    </w:p>
    <w:p w14:paraId="25E203B3" w14:textId="0F2E2856" w:rsidR="004E0F0B" w:rsidRPr="002B7F5A" w:rsidRDefault="004E0F0B" w:rsidP="004E0F0B">
      <w:pPr>
        <w:rPr>
          <w:rFonts w:asciiTheme="minorBidi" w:hAnsiTheme="minorBidi" w:cstheme="minorBidi"/>
        </w:rPr>
      </w:pPr>
    </w:p>
    <w:p w14:paraId="32FF80E0" w14:textId="77777777" w:rsidR="00CB2A8D" w:rsidRPr="00CB2A8D" w:rsidRDefault="00CB2A8D" w:rsidP="00CB2A8D">
      <w:pPr>
        <w:rPr>
          <w:rFonts w:ascii="Arial" w:hAnsi="Arial" w:cs="Arial"/>
          <w:lang w:val="en"/>
        </w:rPr>
      </w:pPr>
      <w:r w:rsidRPr="00CB2A8D">
        <w:rPr>
          <w:rFonts w:ascii="Arial" w:hAnsi="Arial" w:cs="Arial"/>
          <w:lang w:val="en"/>
        </w:rPr>
        <w:t xml:space="preserve">The objective of the proposed clinical investigation is to establish the effectiveness of the Bay Labs, Inc. </w:t>
      </w:r>
      <w:proofErr w:type="spellStart"/>
      <w:r w:rsidRPr="00CB2A8D">
        <w:rPr>
          <w:rFonts w:ascii="Arial" w:hAnsi="Arial" w:cs="Arial"/>
          <w:lang w:val="en"/>
        </w:rPr>
        <w:t>EchoGPS</w:t>
      </w:r>
      <w:proofErr w:type="spellEnd"/>
      <w:r w:rsidRPr="00CB2A8D">
        <w:rPr>
          <w:rFonts w:ascii="Arial" w:hAnsi="Arial" w:cs="Arial"/>
          <w:lang w:val="en"/>
        </w:rPr>
        <w:t xml:space="preserve"> software in enabling non-specialists to acquire echocardiograms.</w:t>
      </w:r>
    </w:p>
    <w:p w14:paraId="30DCAF13" w14:textId="78CE15CC" w:rsidR="00D10D60" w:rsidRPr="002B7F5A" w:rsidRDefault="00D10D60" w:rsidP="005E5684">
      <w:pPr>
        <w:rPr>
          <w:rFonts w:asciiTheme="minorBidi" w:hAnsiTheme="minorBidi" w:cstheme="minorBidi"/>
        </w:rPr>
      </w:pPr>
    </w:p>
    <w:p w14:paraId="1D3546B8" w14:textId="0947C169" w:rsidR="00E32744" w:rsidRPr="002B7F5A" w:rsidRDefault="00CB2A8D" w:rsidP="00FF16BF">
      <w:pPr>
        <w:pStyle w:val="NormalWeb"/>
        <w:spacing w:before="0" w:beforeAutospacing="0" w:after="0" w:afterAutospacing="0"/>
        <w:rPr>
          <w:rFonts w:asciiTheme="minorBidi" w:hAnsiTheme="minorBidi" w:cstheme="minorBidi"/>
        </w:rPr>
      </w:pPr>
      <w:r>
        <w:rPr>
          <w:rFonts w:asciiTheme="minorBidi" w:hAnsiTheme="minorBidi" w:cstheme="minorBidi"/>
        </w:rPr>
        <w:t>P</w:t>
      </w:r>
      <w:r w:rsidR="00A36EA2" w:rsidRPr="002B7F5A">
        <w:rPr>
          <w:rFonts w:asciiTheme="minorBidi" w:hAnsiTheme="minorBidi" w:cstheme="minorBidi"/>
        </w:rPr>
        <w:t>a</w:t>
      </w:r>
      <w:r w:rsidR="00EE33F6">
        <w:rPr>
          <w:rFonts w:asciiTheme="minorBidi" w:hAnsiTheme="minorBidi" w:cstheme="minorBidi"/>
        </w:rPr>
        <w:t>rticipants</w:t>
      </w:r>
      <w:r w:rsidR="00A36EA2" w:rsidRPr="002B7F5A">
        <w:rPr>
          <w:rFonts w:asciiTheme="minorBidi" w:hAnsiTheme="minorBidi" w:cstheme="minorBidi"/>
        </w:rPr>
        <w:t xml:space="preserve"> </w:t>
      </w:r>
      <w:r w:rsidR="00494E9D" w:rsidRPr="002B7F5A">
        <w:rPr>
          <w:rFonts w:asciiTheme="minorBidi" w:hAnsiTheme="minorBidi" w:cstheme="minorBidi"/>
        </w:rPr>
        <w:t>wil</w:t>
      </w:r>
      <w:r w:rsidR="002D6A28" w:rsidRPr="002B7F5A">
        <w:rPr>
          <w:rFonts w:asciiTheme="minorBidi" w:hAnsiTheme="minorBidi" w:cstheme="minorBidi"/>
        </w:rPr>
        <w:t xml:space="preserve">l be scanned by </w:t>
      </w:r>
      <w:r w:rsidR="00A36EA2" w:rsidRPr="002B7F5A">
        <w:rPr>
          <w:rFonts w:asciiTheme="minorBidi" w:hAnsiTheme="minorBidi" w:cstheme="minorBidi"/>
        </w:rPr>
        <w:t xml:space="preserve">a </w:t>
      </w:r>
      <w:r w:rsidR="00117F28">
        <w:rPr>
          <w:rFonts w:asciiTheme="minorBidi" w:hAnsiTheme="minorBidi" w:cstheme="minorBidi"/>
        </w:rPr>
        <w:t>registered</w:t>
      </w:r>
      <w:r w:rsidR="00A36EA2" w:rsidRPr="002B7F5A">
        <w:rPr>
          <w:rFonts w:asciiTheme="minorBidi" w:hAnsiTheme="minorBidi" w:cstheme="minorBidi"/>
        </w:rPr>
        <w:t xml:space="preserve"> </w:t>
      </w:r>
      <w:r>
        <w:rPr>
          <w:rFonts w:asciiTheme="minorBidi" w:hAnsiTheme="minorBidi" w:cstheme="minorBidi"/>
        </w:rPr>
        <w:t>nurse</w:t>
      </w:r>
      <w:r w:rsidR="008879C8" w:rsidRPr="002B7F5A">
        <w:rPr>
          <w:rFonts w:asciiTheme="minorBidi" w:hAnsiTheme="minorBidi" w:cstheme="minorBidi"/>
        </w:rPr>
        <w:t xml:space="preserve"> </w:t>
      </w:r>
      <w:r w:rsidR="001D7EA2" w:rsidRPr="002B7F5A">
        <w:rPr>
          <w:rFonts w:asciiTheme="minorBidi" w:hAnsiTheme="minorBidi" w:cstheme="minorBidi"/>
        </w:rPr>
        <w:t>(</w:t>
      </w:r>
      <w:r>
        <w:rPr>
          <w:rFonts w:asciiTheme="minorBidi" w:hAnsiTheme="minorBidi" w:cstheme="minorBidi"/>
        </w:rPr>
        <w:t>RN</w:t>
      </w:r>
      <w:r w:rsidR="001D7EA2" w:rsidRPr="002B7F5A">
        <w:rPr>
          <w:rFonts w:asciiTheme="minorBidi" w:hAnsiTheme="minorBidi" w:cstheme="minorBidi"/>
        </w:rPr>
        <w:t xml:space="preserve">) </w:t>
      </w:r>
      <w:r w:rsidR="00FF16BF" w:rsidRPr="002B7F5A">
        <w:rPr>
          <w:rFonts w:asciiTheme="minorBidi" w:hAnsiTheme="minorBidi" w:cstheme="minorBidi"/>
        </w:rPr>
        <w:t xml:space="preserve">using the </w:t>
      </w:r>
      <w:proofErr w:type="spellStart"/>
      <w:r w:rsidR="00FF16BF" w:rsidRPr="002B7F5A">
        <w:rPr>
          <w:rFonts w:asciiTheme="minorBidi" w:hAnsiTheme="minorBidi" w:cstheme="minorBidi"/>
        </w:rPr>
        <w:t>Terason</w:t>
      </w:r>
      <w:proofErr w:type="spellEnd"/>
      <w:r w:rsidR="00FF16BF" w:rsidRPr="002B7F5A">
        <w:rPr>
          <w:rFonts w:asciiTheme="minorBidi" w:hAnsiTheme="minorBidi" w:cstheme="minorBidi"/>
        </w:rPr>
        <w:t xml:space="preserve"> </w:t>
      </w:r>
      <w:proofErr w:type="spellStart"/>
      <w:r w:rsidR="00FF16BF" w:rsidRPr="002B7F5A">
        <w:rPr>
          <w:rFonts w:asciiTheme="minorBidi" w:hAnsiTheme="minorBidi" w:cstheme="minorBidi"/>
        </w:rPr>
        <w:t>uSmart</w:t>
      </w:r>
      <w:proofErr w:type="spellEnd"/>
      <w:r w:rsidR="00FF16BF" w:rsidRPr="002B7F5A">
        <w:rPr>
          <w:rFonts w:asciiTheme="minorBidi" w:hAnsiTheme="minorBidi" w:cstheme="minorBidi"/>
        </w:rPr>
        <w:t xml:space="preserve"> 3200t with </w:t>
      </w:r>
      <w:proofErr w:type="spellStart"/>
      <w:r w:rsidR="00FF16BF" w:rsidRPr="002B7F5A">
        <w:rPr>
          <w:rFonts w:asciiTheme="minorBidi" w:hAnsiTheme="minorBidi" w:cstheme="minorBidi"/>
        </w:rPr>
        <w:t>EchoGPS</w:t>
      </w:r>
      <w:proofErr w:type="spellEnd"/>
      <w:r w:rsidR="00FF16BF" w:rsidRPr="002B7F5A">
        <w:rPr>
          <w:rFonts w:asciiTheme="minorBidi" w:hAnsiTheme="minorBidi" w:cstheme="minorBidi"/>
        </w:rPr>
        <w:t xml:space="preserve"> (</w:t>
      </w:r>
      <w:r w:rsidR="00A8220A" w:rsidRPr="002B7F5A">
        <w:rPr>
          <w:rFonts w:asciiTheme="minorBidi" w:hAnsiTheme="minorBidi" w:cstheme="minorBidi"/>
        </w:rPr>
        <w:t xml:space="preserve">study </w:t>
      </w:r>
      <w:r w:rsidR="00FF16BF" w:rsidRPr="002B7F5A">
        <w:rPr>
          <w:rFonts w:asciiTheme="minorBidi" w:hAnsiTheme="minorBidi" w:cstheme="minorBidi"/>
        </w:rPr>
        <w:t>exam</w:t>
      </w:r>
      <w:r w:rsidR="00117F28">
        <w:rPr>
          <w:rFonts w:asciiTheme="minorBidi" w:hAnsiTheme="minorBidi" w:cstheme="minorBidi"/>
        </w:rPr>
        <w:t>)</w:t>
      </w:r>
      <w:r w:rsidR="008879C8" w:rsidRPr="002B7F5A">
        <w:rPr>
          <w:rFonts w:asciiTheme="minorBidi" w:hAnsiTheme="minorBidi" w:cstheme="minorBidi"/>
        </w:rPr>
        <w:t>.</w:t>
      </w:r>
      <w:r w:rsidR="00AC393F" w:rsidRPr="002B7F5A">
        <w:rPr>
          <w:rFonts w:asciiTheme="minorBidi" w:hAnsiTheme="minorBidi" w:cstheme="minorBidi"/>
        </w:rPr>
        <w:t xml:space="preserve">  </w:t>
      </w:r>
      <w:r w:rsidR="00EE33F6">
        <w:rPr>
          <w:rFonts w:asciiTheme="minorBidi" w:hAnsiTheme="minorBidi" w:cstheme="minorBidi"/>
        </w:rPr>
        <w:t>Participants</w:t>
      </w:r>
      <w:r w:rsidR="00601916" w:rsidRPr="002B7F5A">
        <w:rPr>
          <w:rFonts w:asciiTheme="minorBidi" w:hAnsiTheme="minorBidi" w:cstheme="minorBidi"/>
        </w:rPr>
        <w:t xml:space="preserve"> </w:t>
      </w:r>
      <w:r w:rsidR="00D65F87" w:rsidRPr="002B7F5A">
        <w:rPr>
          <w:rFonts w:asciiTheme="minorBidi" w:hAnsiTheme="minorBidi" w:cstheme="minorBidi"/>
        </w:rPr>
        <w:t xml:space="preserve">will then be scanned by </w:t>
      </w:r>
      <w:r w:rsidR="00A36EA2" w:rsidRPr="002B7F5A">
        <w:rPr>
          <w:rFonts w:asciiTheme="minorBidi" w:hAnsiTheme="minorBidi" w:cstheme="minorBidi"/>
        </w:rPr>
        <w:t xml:space="preserve">a </w:t>
      </w:r>
      <w:r w:rsidR="00E70A9E">
        <w:rPr>
          <w:rFonts w:asciiTheme="minorBidi" w:hAnsiTheme="minorBidi" w:cstheme="minorBidi"/>
        </w:rPr>
        <w:t>registered</w:t>
      </w:r>
      <w:r w:rsidR="00E70A9E" w:rsidRPr="002B7F5A">
        <w:rPr>
          <w:rFonts w:asciiTheme="minorBidi" w:hAnsiTheme="minorBidi" w:cstheme="minorBidi"/>
        </w:rPr>
        <w:t xml:space="preserve"> </w:t>
      </w:r>
      <w:r w:rsidR="00A36EA2" w:rsidRPr="002B7F5A">
        <w:rPr>
          <w:rFonts w:asciiTheme="minorBidi" w:hAnsiTheme="minorBidi" w:cstheme="minorBidi"/>
        </w:rPr>
        <w:t>sonographer</w:t>
      </w:r>
      <w:r w:rsidR="00D65F87" w:rsidRPr="002B7F5A">
        <w:rPr>
          <w:rFonts w:asciiTheme="minorBidi" w:hAnsiTheme="minorBidi" w:cstheme="minorBidi"/>
        </w:rPr>
        <w:t xml:space="preserve"> using the </w:t>
      </w:r>
      <w:r w:rsidR="0013798B" w:rsidRPr="002B7F5A">
        <w:rPr>
          <w:rFonts w:asciiTheme="minorBidi" w:hAnsiTheme="minorBidi" w:cstheme="minorBidi"/>
        </w:rPr>
        <w:t>R</w:t>
      </w:r>
      <w:r w:rsidR="004123C5" w:rsidRPr="002B7F5A">
        <w:rPr>
          <w:rFonts w:asciiTheme="minorBidi" w:hAnsiTheme="minorBidi" w:cstheme="minorBidi"/>
        </w:rPr>
        <w:t xml:space="preserve">eference </w:t>
      </w:r>
      <w:r w:rsidR="0013798B" w:rsidRPr="002B7F5A">
        <w:rPr>
          <w:rFonts w:asciiTheme="minorBidi" w:hAnsiTheme="minorBidi" w:cstheme="minorBidi"/>
        </w:rPr>
        <w:t>D</w:t>
      </w:r>
      <w:r w:rsidR="004123C5" w:rsidRPr="002B7F5A">
        <w:rPr>
          <w:rFonts w:asciiTheme="minorBidi" w:hAnsiTheme="minorBidi" w:cstheme="minorBidi"/>
        </w:rPr>
        <w:t>evice</w:t>
      </w:r>
      <w:r w:rsidR="00FF16BF" w:rsidRPr="002B7F5A">
        <w:rPr>
          <w:rFonts w:asciiTheme="minorBidi" w:hAnsiTheme="minorBidi" w:cstheme="minorBidi"/>
        </w:rPr>
        <w:t xml:space="preserve"> </w:t>
      </w:r>
      <w:r>
        <w:rPr>
          <w:rFonts w:asciiTheme="minorBidi" w:hAnsiTheme="minorBidi" w:cstheme="minorBidi"/>
        </w:rPr>
        <w:t xml:space="preserve">without </w:t>
      </w:r>
      <w:proofErr w:type="spellStart"/>
      <w:r>
        <w:rPr>
          <w:rFonts w:asciiTheme="minorBidi" w:hAnsiTheme="minorBidi" w:cstheme="minorBidi"/>
        </w:rPr>
        <w:t>EchoGPS</w:t>
      </w:r>
      <w:proofErr w:type="spellEnd"/>
      <w:r>
        <w:rPr>
          <w:rFonts w:asciiTheme="minorBidi" w:hAnsiTheme="minorBidi" w:cstheme="minorBidi"/>
        </w:rPr>
        <w:t xml:space="preserve"> guidance </w:t>
      </w:r>
      <w:r w:rsidR="00FF16BF" w:rsidRPr="002B7F5A">
        <w:rPr>
          <w:rFonts w:asciiTheme="minorBidi" w:hAnsiTheme="minorBidi" w:cstheme="minorBidi"/>
        </w:rPr>
        <w:t>(</w:t>
      </w:r>
      <w:r w:rsidR="00117F28">
        <w:rPr>
          <w:rFonts w:asciiTheme="minorBidi" w:hAnsiTheme="minorBidi" w:cstheme="minorBidi"/>
        </w:rPr>
        <w:t>reference</w:t>
      </w:r>
      <w:r w:rsidR="00FF16BF" w:rsidRPr="002B7F5A">
        <w:rPr>
          <w:rFonts w:asciiTheme="minorBidi" w:hAnsiTheme="minorBidi" w:cstheme="minorBidi"/>
        </w:rPr>
        <w:t xml:space="preserve"> exam)</w:t>
      </w:r>
      <w:r w:rsidR="00F244F6" w:rsidRPr="002B7F5A">
        <w:rPr>
          <w:rFonts w:asciiTheme="minorBidi" w:hAnsiTheme="minorBidi" w:cstheme="minorBidi"/>
        </w:rPr>
        <w:t>,</w:t>
      </w:r>
      <w:r w:rsidR="00D65F87" w:rsidRPr="002B7F5A">
        <w:rPr>
          <w:rFonts w:asciiTheme="minorBidi" w:hAnsiTheme="minorBidi" w:cstheme="minorBidi"/>
        </w:rPr>
        <w:t xml:space="preserve"> </w:t>
      </w:r>
      <w:r w:rsidR="00A36EA2" w:rsidRPr="002B7F5A">
        <w:rPr>
          <w:rFonts w:asciiTheme="minorBidi" w:hAnsiTheme="minorBidi" w:cstheme="minorBidi"/>
        </w:rPr>
        <w:t>under the same protocol</w:t>
      </w:r>
      <w:r w:rsidR="00D65F87" w:rsidRPr="002B7F5A">
        <w:rPr>
          <w:rFonts w:asciiTheme="minorBidi" w:hAnsiTheme="minorBidi" w:cstheme="minorBidi"/>
        </w:rPr>
        <w:t>.  These scans are expected to add relatively little burden to the subject (</w:t>
      </w:r>
      <w:r w:rsidR="00A36EA2" w:rsidRPr="002B7F5A">
        <w:rPr>
          <w:rFonts w:asciiTheme="minorBidi" w:hAnsiTheme="minorBidi" w:cstheme="minorBidi"/>
        </w:rPr>
        <w:t xml:space="preserve">estimated to be </w:t>
      </w:r>
      <w:r w:rsidR="00D65F87" w:rsidRPr="002B7F5A">
        <w:rPr>
          <w:rFonts w:asciiTheme="minorBidi" w:hAnsiTheme="minorBidi" w:cstheme="minorBidi"/>
        </w:rPr>
        <w:t xml:space="preserve">less than </w:t>
      </w:r>
      <w:r w:rsidR="00117F28">
        <w:rPr>
          <w:rFonts w:asciiTheme="minorBidi" w:hAnsiTheme="minorBidi" w:cstheme="minorBidi"/>
        </w:rPr>
        <w:t>1 hour</w:t>
      </w:r>
      <w:r w:rsidR="00250B73" w:rsidRPr="002B7F5A">
        <w:rPr>
          <w:rFonts w:asciiTheme="minorBidi" w:hAnsiTheme="minorBidi" w:cstheme="minorBidi"/>
        </w:rPr>
        <w:t xml:space="preserve"> </w:t>
      </w:r>
      <w:r w:rsidR="00A36EA2" w:rsidRPr="002B7F5A">
        <w:rPr>
          <w:rFonts w:asciiTheme="minorBidi" w:hAnsiTheme="minorBidi" w:cstheme="minorBidi"/>
        </w:rPr>
        <w:t xml:space="preserve">for </w:t>
      </w:r>
      <w:r w:rsidR="00117F28">
        <w:rPr>
          <w:rFonts w:asciiTheme="minorBidi" w:hAnsiTheme="minorBidi" w:cstheme="minorBidi"/>
        </w:rPr>
        <w:t>both</w:t>
      </w:r>
      <w:r w:rsidR="00A36EA2" w:rsidRPr="002B7F5A">
        <w:rPr>
          <w:rFonts w:asciiTheme="minorBidi" w:hAnsiTheme="minorBidi" w:cstheme="minorBidi"/>
        </w:rPr>
        <w:t xml:space="preserve"> scan</w:t>
      </w:r>
      <w:r w:rsidR="00117F28">
        <w:rPr>
          <w:rFonts w:asciiTheme="minorBidi" w:hAnsiTheme="minorBidi" w:cstheme="minorBidi"/>
        </w:rPr>
        <w:t>s</w:t>
      </w:r>
      <w:r w:rsidR="00D65F87" w:rsidRPr="002B7F5A">
        <w:rPr>
          <w:rFonts w:asciiTheme="minorBidi" w:hAnsiTheme="minorBidi" w:cstheme="minorBidi"/>
        </w:rPr>
        <w:t>).</w:t>
      </w:r>
      <w:r w:rsidR="00A36EA2" w:rsidRPr="002B7F5A">
        <w:rPr>
          <w:rFonts w:asciiTheme="minorBidi" w:hAnsiTheme="minorBidi" w:cstheme="minorBidi"/>
        </w:rPr>
        <w:t xml:space="preserve"> </w:t>
      </w:r>
      <w:r>
        <w:rPr>
          <w:rFonts w:asciiTheme="minorBidi" w:hAnsiTheme="minorBidi" w:cstheme="minorBidi"/>
        </w:rPr>
        <w:t xml:space="preserve">For training purposes up to </w:t>
      </w:r>
      <w:commentRangeStart w:id="8"/>
      <w:r w:rsidR="00D24A6F" w:rsidRPr="00117F28">
        <w:rPr>
          <w:rFonts w:asciiTheme="minorBidi" w:hAnsiTheme="minorBidi" w:cstheme="minorBidi"/>
          <w:highlight w:val="red"/>
        </w:rPr>
        <w:t>2</w:t>
      </w:r>
      <w:r w:rsidR="00D24A6F">
        <w:rPr>
          <w:rFonts w:asciiTheme="minorBidi" w:hAnsiTheme="minorBidi" w:cstheme="minorBidi"/>
          <w:highlight w:val="red"/>
        </w:rPr>
        <w:t>4</w:t>
      </w:r>
      <w:r w:rsidR="00D24A6F">
        <w:rPr>
          <w:rFonts w:asciiTheme="minorBidi" w:hAnsiTheme="minorBidi" w:cstheme="minorBidi"/>
        </w:rPr>
        <w:t xml:space="preserve"> </w:t>
      </w:r>
      <w:r w:rsidR="00117F28">
        <w:rPr>
          <w:rStyle w:val="CommentReference"/>
        </w:rPr>
        <w:commentReference w:id="9"/>
      </w:r>
      <w:commentRangeEnd w:id="8"/>
      <w:r w:rsidR="00692BA4">
        <w:rPr>
          <w:rStyle w:val="CommentReference"/>
        </w:rPr>
        <w:commentReference w:id="8"/>
      </w:r>
      <w:r w:rsidR="00307FB0">
        <w:rPr>
          <w:rFonts w:asciiTheme="minorBidi" w:hAnsiTheme="minorBidi" w:cstheme="minorBidi"/>
        </w:rPr>
        <w:t>volunteers</w:t>
      </w:r>
      <w:r w:rsidR="00601916">
        <w:rPr>
          <w:rFonts w:asciiTheme="minorBidi" w:hAnsiTheme="minorBidi" w:cstheme="minorBidi"/>
        </w:rPr>
        <w:t xml:space="preserve"> will be scanned by </w:t>
      </w:r>
      <w:r w:rsidR="00117F28">
        <w:rPr>
          <w:rFonts w:asciiTheme="minorBidi" w:hAnsiTheme="minorBidi" w:cstheme="minorBidi"/>
        </w:rPr>
        <w:t>t</w:t>
      </w:r>
      <w:r>
        <w:rPr>
          <w:rFonts w:asciiTheme="minorBidi" w:hAnsiTheme="minorBidi" w:cstheme="minorBidi"/>
        </w:rPr>
        <w:t>he RN</w:t>
      </w:r>
      <w:r w:rsidR="00601916">
        <w:rPr>
          <w:rFonts w:asciiTheme="minorBidi" w:hAnsiTheme="minorBidi" w:cstheme="minorBidi"/>
        </w:rPr>
        <w:t xml:space="preserve"> using the </w:t>
      </w:r>
      <w:proofErr w:type="spellStart"/>
      <w:r w:rsidR="00601916">
        <w:rPr>
          <w:rFonts w:asciiTheme="minorBidi" w:hAnsiTheme="minorBidi" w:cstheme="minorBidi"/>
        </w:rPr>
        <w:t>Terason</w:t>
      </w:r>
      <w:proofErr w:type="spellEnd"/>
      <w:r w:rsidR="00601916">
        <w:rPr>
          <w:rFonts w:asciiTheme="minorBidi" w:hAnsiTheme="minorBidi" w:cstheme="minorBidi"/>
        </w:rPr>
        <w:t xml:space="preserve"> </w:t>
      </w:r>
      <w:proofErr w:type="spellStart"/>
      <w:r w:rsidR="00601916">
        <w:rPr>
          <w:rFonts w:asciiTheme="minorBidi" w:hAnsiTheme="minorBidi" w:cstheme="minorBidi"/>
        </w:rPr>
        <w:t>uSmart</w:t>
      </w:r>
      <w:proofErr w:type="spellEnd"/>
      <w:r w:rsidR="00601916">
        <w:rPr>
          <w:rFonts w:asciiTheme="minorBidi" w:hAnsiTheme="minorBidi" w:cstheme="minorBidi"/>
        </w:rPr>
        <w:t xml:space="preserve"> 3200t with </w:t>
      </w:r>
      <w:proofErr w:type="spellStart"/>
      <w:r w:rsidR="00601916">
        <w:rPr>
          <w:rFonts w:asciiTheme="minorBidi" w:hAnsiTheme="minorBidi" w:cstheme="minorBidi"/>
        </w:rPr>
        <w:t>EchoGPS</w:t>
      </w:r>
      <w:proofErr w:type="spellEnd"/>
      <w:r w:rsidR="00601916">
        <w:rPr>
          <w:rFonts w:asciiTheme="minorBidi" w:hAnsiTheme="minorBidi" w:cstheme="minorBidi"/>
        </w:rPr>
        <w:t xml:space="preserve"> s</w:t>
      </w:r>
      <w:r>
        <w:rPr>
          <w:rFonts w:asciiTheme="minorBidi" w:hAnsiTheme="minorBidi" w:cstheme="minorBidi"/>
        </w:rPr>
        <w:t>oftware</w:t>
      </w:r>
      <w:r w:rsidR="00601916">
        <w:rPr>
          <w:rFonts w:asciiTheme="minorBidi" w:hAnsiTheme="minorBidi" w:cstheme="minorBidi"/>
        </w:rPr>
        <w:t>.</w:t>
      </w:r>
    </w:p>
    <w:p w14:paraId="1FE6BA04" w14:textId="77777777" w:rsidR="006E18F6" w:rsidRPr="002B7F5A" w:rsidRDefault="006E18F6" w:rsidP="00494E9D">
      <w:pPr>
        <w:rPr>
          <w:rFonts w:asciiTheme="minorBidi" w:hAnsiTheme="minorBidi" w:cstheme="minorBidi"/>
        </w:rPr>
      </w:pPr>
    </w:p>
    <w:p w14:paraId="717AF5A1" w14:textId="77777777" w:rsidR="006E18F6" w:rsidRPr="00846DC4" w:rsidRDefault="00A8220A" w:rsidP="005A27C4">
      <w:pPr>
        <w:pStyle w:val="Heading2"/>
        <w:rPr>
          <w:rFonts w:asciiTheme="minorBidi" w:hAnsiTheme="minorBidi" w:cstheme="minorBidi"/>
          <w:szCs w:val="24"/>
        </w:rPr>
      </w:pPr>
      <w:bookmarkStart w:id="10" w:name="_Ref356486142"/>
      <w:bookmarkStart w:id="11" w:name="_Ref356507301"/>
      <w:bookmarkStart w:id="12" w:name="_Toc356525479"/>
      <w:bookmarkStart w:id="13" w:name="_Toc520280142"/>
      <w:r w:rsidRPr="002B7F5A">
        <w:rPr>
          <w:rFonts w:asciiTheme="minorBidi" w:hAnsiTheme="minorBidi" w:cstheme="minorBidi"/>
          <w:szCs w:val="24"/>
        </w:rPr>
        <w:t xml:space="preserve">Study </w:t>
      </w:r>
      <w:bookmarkEnd w:id="10"/>
      <w:bookmarkEnd w:id="11"/>
      <w:bookmarkEnd w:id="12"/>
      <w:r w:rsidR="00C727D1" w:rsidRPr="002B7F5A">
        <w:rPr>
          <w:rFonts w:asciiTheme="minorBidi" w:hAnsiTheme="minorBidi" w:cstheme="minorBidi"/>
          <w:szCs w:val="24"/>
        </w:rPr>
        <w:t>Software/</w:t>
      </w:r>
      <w:r w:rsidR="00C727D1" w:rsidRPr="00846DC4">
        <w:rPr>
          <w:rFonts w:asciiTheme="minorBidi" w:hAnsiTheme="minorBidi" w:cstheme="minorBidi"/>
          <w:szCs w:val="24"/>
        </w:rPr>
        <w:t>Interface</w:t>
      </w:r>
      <w:bookmarkEnd w:id="13"/>
    </w:p>
    <w:p w14:paraId="152E1AF3" w14:textId="76AA5EA5" w:rsidR="00601916" w:rsidRPr="00846DC4" w:rsidRDefault="00410C85" w:rsidP="00EE33F6">
      <w:pPr>
        <w:rPr>
          <w:rFonts w:asciiTheme="minorBidi" w:hAnsiTheme="minorBidi" w:cstheme="minorBidi"/>
        </w:rPr>
      </w:pPr>
      <w:r w:rsidRPr="008E0359">
        <w:rPr>
          <w:rFonts w:asciiTheme="minorBidi" w:hAnsiTheme="minorBidi" w:cstheme="minorBidi"/>
        </w:rPr>
        <w:t xml:space="preserve">The </w:t>
      </w:r>
      <w:r w:rsidR="00A8220A" w:rsidRPr="008E0359">
        <w:rPr>
          <w:rFonts w:asciiTheme="minorBidi" w:hAnsiTheme="minorBidi" w:cstheme="minorBidi"/>
        </w:rPr>
        <w:t xml:space="preserve">study </w:t>
      </w:r>
      <w:r w:rsidR="001537AB" w:rsidRPr="008E0359">
        <w:rPr>
          <w:rFonts w:asciiTheme="minorBidi" w:hAnsiTheme="minorBidi" w:cstheme="minorBidi"/>
        </w:rPr>
        <w:t xml:space="preserve">software </w:t>
      </w:r>
      <w:r w:rsidRPr="008E0359">
        <w:rPr>
          <w:rFonts w:asciiTheme="minorBidi" w:hAnsiTheme="minorBidi" w:cstheme="minorBidi"/>
        </w:rPr>
        <w:t xml:space="preserve">is called </w:t>
      </w:r>
      <w:r w:rsidR="001E2822" w:rsidRPr="008E0359">
        <w:rPr>
          <w:rFonts w:asciiTheme="minorBidi" w:hAnsiTheme="minorBidi" w:cstheme="minorBidi"/>
        </w:rPr>
        <w:t xml:space="preserve">Bay Labs </w:t>
      </w:r>
      <w:proofErr w:type="spellStart"/>
      <w:r w:rsidRPr="008E0359">
        <w:rPr>
          <w:rFonts w:asciiTheme="minorBidi" w:hAnsiTheme="minorBidi" w:cstheme="minorBidi"/>
        </w:rPr>
        <w:t>Echo</w:t>
      </w:r>
      <w:r w:rsidR="00CB3DC8" w:rsidRPr="008E0359">
        <w:rPr>
          <w:rFonts w:asciiTheme="minorBidi" w:hAnsiTheme="minorBidi" w:cstheme="minorBidi"/>
        </w:rPr>
        <w:t>GPS</w:t>
      </w:r>
      <w:proofErr w:type="spellEnd"/>
      <w:r w:rsidRPr="008E0359">
        <w:rPr>
          <w:rFonts w:asciiTheme="minorBidi" w:hAnsiTheme="minorBidi" w:cstheme="minorBidi"/>
        </w:rPr>
        <w:t xml:space="preserve">.  </w:t>
      </w:r>
    </w:p>
    <w:p w14:paraId="5BE07F67" w14:textId="00FDD61C" w:rsidR="000411DD" w:rsidRDefault="000411DD" w:rsidP="00411FB9">
      <w:pPr>
        <w:rPr>
          <w:rFonts w:asciiTheme="minorBidi" w:hAnsiTheme="minorBidi" w:cstheme="minorBidi"/>
        </w:rPr>
      </w:pPr>
    </w:p>
    <w:p w14:paraId="6DE2FC24" w14:textId="77777777" w:rsidR="000411DD" w:rsidRPr="000411DD" w:rsidRDefault="000411DD" w:rsidP="000411DD">
      <w:pPr>
        <w:rPr>
          <w:rFonts w:ascii="Arial" w:hAnsi="Arial" w:cs="Arial"/>
          <w:lang w:val="en"/>
        </w:rPr>
      </w:pPr>
      <w:proofErr w:type="spellStart"/>
      <w:r w:rsidRPr="000411DD">
        <w:rPr>
          <w:rFonts w:ascii="Arial" w:hAnsi="Arial" w:cs="Arial"/>
          <w:lang w:val="en"/>
        </w:rPr>
        <w:t>EchoGPS</w:t>
      </w:r>
      <w:proofErr w:type="spellEnd"/>
      <w:r w:rsidRPr="000411DD">
        <w:rPr>
          <w:rFonts w:ascii="Arial" w:hAnsi="Arial" w:cs="Arial"/>
          <w:lang w:val="en"/>
        </w:rPr>
        <w:t xml:space="preserve"> software provides real-time user guidance during acquisition of echocardiography to assist the user in obtaining anatomically correct images that represent standard 2D (i.e., </w:t>
      </w:r>
      <w:r w:rsidRPr="000411DD">
        <w:rPr>
          <w:rFonts w:ascii="Arial" w:hAnsi="Arial" w:cs="Arial"/>
          <w:lang w:val="en"/>
        </w:rPr>
        <w:lastRenderedPageBreak/>
        <w:t xml:space="preserve">B-mode) echocardiographic diagnostic views (i.e. apical four chamber view) from corresponding windows (i.e., apical window). </w:t>
      </w:r>
    </w:p>
    <w:p w14:paraId="37EFE8F7" w14:textId="77777777" w:rsidR="000411DD" w:rsidRPr="000411DD" w:rsidRDefault="000411DD" w:rsidP="000411DD">
      <w:pPr>
        <w:rPr>
          <w:rFonts w:ascii="Arial" w:hAnsi="Arial" w:cs="Arial"/>
          <w:lang w:val="en"/>
        </w:rPr>
      </w:pPr>
    </w:p>
    <w:p w14:paraId="028B3C8C" w14:textId="00623F30" w:rsidR="000411DD" w:rsidRDefault="00117F28" w:rsidP="000411DD">
      <w:pPr>
        <w:rPr>
          <w:rFonts w:ascii="Arial" w:hAnsi="Arial" w:cs="Arial"/>
          <w:lang w:val="en"/>
        </w:rPr>
      </w:pPr>
      <w:r>
        <w:rPr>
          <w:rFonts w:ascii="Arial" w:hAnsi="Arial" w:cs="Arial"/>
          <w:lang w:val="en"/>
        </w:rPr>
        <w:t>T</w:t>
      </w:r>
      <w:r w:rsidRPr="00CB2A8D">
        <w:rPr>
          <w:rFonts w:ascii="Arial" w:hAnsi="Arial" w:cs="Arial"/>
          <w:lang w:val="en"/>
        </w:rPr>
        <w:t xml:space="preserve">he core technology behind the real-time user guidance in </w:t>
      </w:r>
      <w:proofErr w:type="spellStart"/>
      <w:r w:rsidRPr="00CB2A8D">
        <w:rPr>
          <w:rFonts w:ascii="Arial" w:hAnsi="Arial" w:cs="Arial"/>
          <w:lang w:val="en"/>
        </w:rPr>
        <w:t>EchoGPS</w:t>
      </w:r>
      <w:proofErr w:type="spellEnd"/>
      <w:r w:rsidRPr="00CB2A8D">
        <w:rPr>
          <w:rFonts w:ascii="Arial" w:hAnsi="Arial" w:cs="Arial"/>
          <w:lang w:val="en"/>
        </w:rPr>
        <w:t xml:space="preserve"> is a software algorithm developed using Deep Learning, which is a form of machine learning based on artificial neural networks (ANNs</w:t>
      </w:r>
      <w:r>
        <w:rPr>
          <w:rFonts w:ascii="Arial" w:hAnsi="Arial" w:cs="Arial"/>
          <w:lang w:val="en"/>
        </w:rPr>
        <w:t>).</w:t>
      </w:r>
    </w:p>
    <w:p w14:paraId="541EB974" w14:textId="77777777" w:rsidR="00117F28" w:rsidRPr="000411DD" w:rsidRDefault="00117F28" w:rsidP="000411DD">
      <w:pPr>
        <w:rPr>
          <w:rFonts w:ascii="Arial" w:hAnsi="Arial" w:cs="Arial"/>
          <w:lang w:val="en"/>
        </w:rPr>
      </w:pPr>
    </w:p>
    <w:p w14:paraId="329E6B80" w14:textId="62373435" w:rsidR="000411DD" w:rsidRDefault="000411DD" w:rsidP="000411DD">
      <w:pPr>
        <w:tabs>
          <w:tab w:val="left" w:pos="1080"/>
        </w:tabs>
        <w:spacing w:line="264" w:lineRule="auto"/>
        <w:rPr>
          <w:rFonts w:ascii="Arial" w:hAnsi="Arial" w:cs="Arial"/>
          <w:lang w:val="en"/>
        </w:rPr>
      </w:pPr>
      <w:r w:rsidRPr="000411DD">
        <w:rPr>
          <w:rFonts w:ascii="Arial" w:hAnsi="Arial" w:cs="Arial"/>
          <w:b/>
          <w:lang w:val="en"/>
        </w:rPr>
        <w:t xml:space="preserve">Guidance Meter: </w:t>
      </w:r>
      <w:r w:rsidRPr="000411DD">
        <w:rPr>
          <w:rFonts w:ascii="Arial" w:hAnsi="Arial" w:cs="Arial"/>
          <w:lang w:val="en"/>
        </w:rPr>
        <w:t xml:space="preserve">The real-time feedback from the </w:t>
      </w:r>
      <w:proofErr w:type="spellStart"/>
      <w:r w:rsidRPr="000411DD">
        <w:rPr>
          <w:rFonts w:ascii="Arial" w:hAnsi="Arial" w:cs="Arial"/>
          <w:lang w:val="en"/>
        </w:rPr>
        <w:t>EchoGPS</w:t>
      </w:r>
      <w:proofErr w:type="spellEnd"/>
      <w:r w:rsidRPr="000411DD">
        <w:rPr>
          <w:rFonts w:ascii="Arial" w:hAnsi="Arial" w:cs="Arial"/>
          <w:lang w:val="en"/>
        </w:rPr>
        <w:t xml:space="preserve"> Guidance Meter emulates how an experienced sonographer evaluates in real-time the diagnostic quality of the image as they manipulate the transducer in position, orientation, and rotation. </w:t>
      </w:r>
    </w:p>
    <w:p w14:paraId="7ADAD1A2" w14:textId="37A921C6" w:rsidR="000411DD" w:rsidRDefault="000411DD" w:rsidP="000411DD">
      <w:pPr>
        <w:tabs>
          <w:tab w:val="left" w:pos="1080"/>
        </w:tabs>
        <w:spacing w:line="264" w:lineRule="auto"/>
        <w:rPr>
          <w:rFonts w:ascii="Arial" w:hAnsi="Arial" w:cs="Arial"/>
          <w:lang w:val="en"/>
        </w:rPr>
      </w:pPr>
    </w:p>
    <w:p w14:paraId="7674B469" w14:textId="77777777" w:rsidR="000411DD" w:rsidRPr="000411DD" w:rsidRDefault="000411DD" w:rsidP="000411DD">
      <w:pPr>
        <w:rPr>
          <w:rFonts w:ascii="Arial" w:hAnsi="Arial" w:cs="Arial"/>
          <w:lang w:val="en"/>
        </w:rPr>
      </w:pPr>
      <w:r w:rsidRPr="000411DD">
        <w:rPr>
          <w:rFonts w:ascii="Arial" w:hAnsi="Arial" w:cs="Arial"/>
          <w:lang w:val="en"/>
        </w:rPr>
        <w:t xml:space="preserve">The Guidance Meter provides dynamic feedback on the correctness and quality of the image for a particular view. The more the Guidance Meter is filled, the closer the ultrasound probe is to the ideal position to acquire a diagnostic quality image. Please see “Feature Learning and Supervised Training” section below for more information on the development of this algorithm. </w:t>
      </w:r>
    </w:p>
    <w:p w14:paraId="763A2870" w14:textId="77777777" w:rsidR="000411DD" w:rsidRPr="000411DD" w:rsidRDefault="000411DD" w:rsidP="000411DD">
      <w:pPr>
        <w:rPr>
          <w:rFonts w:ascii="Arial" w:hAnsi="Arial" w:cs="Arial"/>
          <w:lang w:val="en"/>
        </w:rPr>
      </w:pPr>
    </w:p>
    <w:p w14:paraId="302E3A1D" w14:textId="77777777" w:rsidR="000411DD" w:rsidRPr="000411DD" w:rsidRDefault="000411DD" w:rsidP="000411DD">
      <w:pPr>
        <w:rPr>
          <w:rFonts w:ascii="Arial" w:hAnsi="Arial" w:cs="Arial"/>
          <w:lang w:val="en"/>
        </w:rPr>
      </w:pPr>
      <w:r w:rsidRPr="000411DD">
        <w:rPr>
          <w:rFonts w:ascii="Arial" w:hAnsi="Arial" w:cs="Arial"/>
          <w:lang w:val="en"/>
        </w:rPr>
        <w:t xml:space="preserve">The two triangular shaped notches towards the top of the meter represent a threshold for a diagnostic-quality image. If the meter reaches this level, the bar turns blue and </w:t>
      </w:r>
      <w:proofErr w:type="spellStart"/>
      <w:r w:rsidRPr="000411DD">
        <w:rPr>
          <w:rFonts w:ascii="Arial" w:hAnsi="Arial" w:cs="Arial"/>
          <w:lang w:val="en"/>
        </w:rPr>
        <w:t>EchoGPS</w:t>
      </w:r>
      <w:proofErr w:type="spellEnd"/>
      <w:r w:rsidRPr="000411DD">
        <w:rPr>
          <w:rFonts w:ascii="Arial" w:hAnsi="Arial" w:cs="Arial"/>
          <w:lang w:val="en"/>
        </w:rPr>
        <w:t xml:space="preserve"> will automatically record and save a clip.</w:t>
      </w:r>
    </w:p>
    <w:p w14:paraId="787833E3" w14:textId="77777777" w:rsidR="000411DD" w:rsidRPr="0060776D" w:rsidRDefault="000411DD" w:rsidP="000411DD">
      <w:pPr>
        <w:rPr>
          <w:lang w:val="en"/>
        </w:rPr>
      </w:pPr>
    </w:p>
    <w:p w14:paraId="366B8500" w14:textId="77777777" w:rsidR="000411DD" w:rsidRPr="0060776D" w:rsidRDefault="000411DD" w:rsidP="000411DD">
      <w:pPr>
        <w:jc w:val="center"/>
        <w:rPr>
          <w:lang w:val="en"/>
        </w:rPr>
      </w:pPr>
      <w:r w:rsidRPr="000544AE">
        <w:rPr>
          <w:noProof/>
        </w:rPr>
        <w:drawing>
          <wp:inline distT="0" distB="0" distL="0" distR="0" wp14:anchorId="2B82649C" wp14:editId="445A7FAD">
            <wp:extent cx="1868805" cy="1908175"/>
            <wp:effectExtent l="0" t="0" r="0" b="0"/>
            <wp:docPr id="2" name="image1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7.pn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8805" cy="1908175"/>
                    </a:xfrm>
                    <a:prstGeom prst="rect">
                      <a:avLst/>
                    </a:prstGeom>
                    <a:noFill/>
                    <a:ln>
                      <a:noFill/>
                    </a:ln>
                  </pic:spPr>
                </pic:pic>
              </a:graphicData>
            </a:graphic>
          </wp:inline>
        </w:drawing>
      </w:r>
    </w:p>
    <w:p w14:paraId="55DA1C74" w14:textId="669B292B" w:rsidR="000411DD" w:rsidRPr="000411DD" w:rsidRDefault="000411DD" w:rsidP="000411DD">
      <w:pPr>
        <w:jc w:val="center"/>
        <w:rPr>
          <w:rFonts w:ascii="Arial" w:hAnsi="Arial" w:cs="Arial"/>
          <w:b/>
          <w:lang w:val="en"/>
        </w:rPr>
      </w:pPr>
      <w:r>
        <w:rPr>
          <w:rFonts w:ascii="Arial" w:hAnsi="Arial" w:cs="Arial"/>
          <w:b/>
          <w:lang w:val="en"/>
        </w:rPr>
        <w:t>Figure 1</w:t>
      </w:r>
      <w:r w:rsidRPr="000411DD">
        <w:rPr>
          <w:rFonts w:ascii="Arial" w:hAnsi="Arial" w:cs="Arial"/>
          <w:b/>
          <w:lang w:val="en"/>
        </w:rPr>
        <w:t>: Examples of Guidance Meter outputs (</w:t>
      </w:r>
      <w:r w:rsidRPr="000411DD">
        <w:rPr>
          <w:rFonts w:ascii="Arial" w:hAnsi="Arial" w:cs="Arial"/>
          <w:b/>
          <w:i/>
          <w:lang w:val="en"/>
        </w:rPr>
        <w:t>left to right</w:t>
      </w:r>
      <w:r w:rsidRPr="000411DD">
        <w:rPr>
          <w:rFonts w:ascii="Arial" w:hAnsi="Arial" w:cs="Arial"/>
          <w:b/>
          <w:lang w:val="en"/>
        </w:rPr>
        <w:t xml:space="preserve">: </w:t>
      </w:r>
      <w:r w:rsidR="003966C0">
        <w:rPr>
          <w:rFonts w:ascii="Arial" w:hAnsi="Arial" w:cs="Arial"/>
          <w:b/>
          <w:lang w:val="en"/>
        </w:rPr>
        <w:t xml:space="preserve">low, </w:t>
      </w:r>
      <w:r w:rsidRPr="000411DD">
        <w:rPr>
          <w:rFonts w:ascii="Arial" w:hAnsi="Arial" w:cs="Arial"/>
          <w:b/>
          <w:lang w:val="en"/>
        </w:rPr>
        <w:t xml:space="preserve">medium, and </w:t>
      </w:r>
      <w:r w:rsidR="003966C0">
        <w:rPr>
          <w:rFonts w:ascii="Arial" w:hAnsi="Arial" w:cs="Arial"/>
          <w:b/>
          <w:lang w:val="en"/>
        </w:rPr>
        <w:t>high</w:t>
      </w:r>
      <w:r w:rsidRPr="000411DD">
        <w:rPr>
          <w:rFonts w:ascii="Arial" w:hAnsi="Arial" w:cs="Arial"/>
          <w:b/>
          <w:lang w:val="en"/>
        </w:rPr>
        <w:t xml:space="preserve"> </w:t>
      </w:r>
      <w:r w:rsidR="003966C0">
        <w:rPr>
          <w:rFonts w:ascii="Arial" w:hAnsi="Arial" w:cs="Arial"/>
          <w:b/>
          <w:lang w:val="en"/>
        </w:rPr>
        <w:t>diagnostic quality image</w:t>
      </w:r>
      <w:r w:rsidRPr="000411DD">
        <w:rPr>
          <w:rFonts w:ascii="Arial" w:hAnsi="Arial" w:cs="Arial"/>
          <w:b/>
          <w:lang w:val="en"/>
        </w:rPr>
        <w:t>)</w:t>
      </w:r>
    </w:p>
    <w:p w14:paraId="6E816E63" w14:textId="77777777" w:rsidR="000411DD" w:rsidRPr="000411DD" w:rsidRDefault="000411DD" w:rsidP="000411DD">
      <w:pPr>
        <w:tabs>
          <w:tab w:val="left" w:pos="1080"/>
        </w:tabs>
        <w:spacing w:line="264" w:lineRule="auto"/>
        <w:rPr>
          <w:rFonts w:ascii="Arial" w:hAnsi="Arial" w:cs="Arial"/>
          <w:lang w:val="en"/>
        </w:rPr>
      </w:pPr>
    </w:p>
    <w:p w14:paraId="1615FDE7" w14:textId="77777777" w:rsidR="000411DD" w:rsidRDefault="000411DD" w:rsidP="000411DD">
      <w:pPr>
        <w:tabs>
          <w:tab w:val="left" w:pos="1080"/>
        </w:tabs>
        <w:spacing w:line="264" w:lineRule="auto"/>
        <w:rPr>
          <w:rFonts w:ascii="Arial" w:hAnsi="Arial" w:cs="Arial"/>
          <w:lang w:val="en"/>
        </w:rPr>
      </w:pPr>
    </w:p>
    <w:p w14:paraId="028EE087" w14:textId="219B96EB" w:rsidR="000411DD" w:rsidRDefault="000411DD" w:rsidP="000411DD">
      <w:pPr>
        <w:tabs>
          <w:tab w:val="left" w:pos="1080"/>
        </w:tabs>
        <w:spacing w:line="264" w:lineRule="auto"/>
        <w:rPr>
          <w:rFonts w:ascii="Arial" w:hAnsi="Arial" w:cs="Arial"/>
          <w:lang w:val="en"/>
        </w:rPr>
      </w:pPr>
      <w:r w:rsidRPr="000411DD">
        <w:rPr>
          <w:rFonts w:ascii="Arial" w:hAnsi="Arial" w:cs="Arial"/>
          <w:b/>
          <w:lang w:val="en"/>
        </w:rPr>
        <w:t xml:space="preserve">Prescriptive Guidance: </w:t>
      </w:r>
      <w:r w:rsidRPr="000411DD">
        <w:rPr>
          <w:rFonts w:ascii="Arial" w:hAnsi="Arial" w:cs="Arial"/>
          <w:lang w:val="en"/>
        </w:rPr>
        <w:t xml:space="preserve">The prescriptive guidance in </w:t>
      </w:r>
      <w:proofErr w:type="spellStart"/>
      <w:r w:rsidRPr="000411DD">
        <w:rPr>
          <w:rFonts w:ascii="Arial" w:hAnsi="Arial" w:cs="Arial"/>
          <w:lang w:val="en"/>
        </w:rPr>
        <w:t>EchoGPS</w:t>
      </w:r>
      <w:proofErr w:type="spellEnd"/>
      <w:r w:rsidRPr="000411DD">
        <w:rPr>
          <w:rFonts w:ascii="Arial" w:hAnsi="Arial" w:cs="Arial"/>
          <w:lang w:val="en"/>
        </w:rPr>
        <w:t xml:space="preserve"> emulates how a sonographer looks at an image and determines the necessary probe movement to obtain a more optimal image. </w:t>
      </w:r>
    </w:p>
    <w:p w14:paraId="68F98445" w14:textId="47542F2C" w:rsidR="000411DD" w:rsidRDefault="000411DD" w:rsidP="000411DD">
      <w:pPr>
        <w:tabs>
          <w:tab w:val="left" w:pos="1080"/>
        </w:tabs>
        <w:spacing w:line="264" w:lineRule="auto"/>
        <w:rPr>
          <w:rFonts w:ascii="Arial" w:hAnsi="Arial" w:cs="Arial"/>
          <w:lang w:val="en"/>
        </w:rPr>
      </w:pPr>
    </w:p>
    <w:p w14:paraId="0AEB7A0E" w14:textId="77777777" w:rsidR="000411DD" w:rsidRPr="000411DD" w:rsidRDefault="000411DD" w:rsidP="000411DD">
      <w:pPr>
        <w:rPr>
          <w:rFonts w:ascii="Arial" w:hAnsi="Arial" w:cs="Arial"/>
          <w:lang w:val="en"/>
        </w:rPr>
      </w:pPr>
      <w:r w:rsidRPr="000411DD">
        <w:rPr>
          <w:rFonts w:ascii="Arial" w:hAnsi="Arial" w:cs="Arial"/>
          <w:lang w:val="en"/>
        </w:rPr>
        <w:t xml:space="preserve">When acquiring an echocardiogram, the image that a user sees is a function of the position and orientation of the probe. Subtle movements of the probe in any geometric dimension can lead to a significantly different image. In many patient subjects, these subtle movements are necessary to acquire a diagnostic quality image. Sonographers build an intuition, through extensive training and experience, around seeing an image and recognizing what movements to make to optimize the image they are acquiring - they use their knowledge of the spatial relationships between structures to inform the movements they make. In </w:t>
      </w:r>
      <w:r w:rsidRPr="000411DD">
        <w:rPr>
          <w:rFonts w:ascii="Arial" w:hAnsi="Arial" w:cs="Arial"/>
          <w:lang w:val="en"/>
        </w:rPr>
        <w:lastRenderedPageBreak/>
        <w:t xml:space="preserve">contrast, given their lack of training and experience, new users find it difficult to know what movements to make to optimize an image. </w:t>
      </w:r>
    </w:p>
    <w:p w14:paraId="06B61FEA" w14:textId="77777777" w:rsidR="000411DD" w:rsidRPr="000411DD" w:rsidRDefault="000411DD" w:rsidP="000411DD">
      <w:pPr>
        <w:rPr>
          <w:rFonts w:ascii="Arial" w:hAnsi="Arial" w:cs="Arial"/>
          <w:lang w:val="en"/>
        </w:rPr>
      </w:pPr>
    </w:p>
    <w:p w14:paraId="13F309A9" w14:textId="6A33CF2F" w:rsidR="000411DD" w:rsidRPr="000411DD" w:rsidRDefault="000411DD" w:rsidP="000411DD">
      <w:pPr>
        <w:rPr>
          <w:rFonts w:ascii="Arial" w:hAnsi="Arial" w:cs="Arial"/>
          <w:lang w:val="en"/>
        </w:rPr>
      </w:pPr>
      <w:r w:rsidRPr="000411DD">
        <w:rPr>
          <w:rFonts w:ascii="Arial" w:hAnsi="Arial" w:cs="Arial"/>
          <w:lang w:val="en"/>
        </w:rPr>
        <w:t xml:space="preserve">We have trained prescriptive guidance algorithms to emulate the intuition of sonographers - similar to how a sonographer can look at an image and know what movement to make to optimize the image, the prescriptive guidance algorithm analyzes an image and based on structural spatial relationships recognizes what movement needs to be made to optimize the image so that the necessary structures are visible and clinically diagnostic. When a user is scanning with </w:t>
      </w:r>
      <w:r w:rsidR="0049641E">
        <w:rPr>
          <w:rFonts w:ascii="Arial" w:hAnsi="Arial" w:cs="Arial"/>
          <w:lang w:val="en"/>
        </w:rPr>
        <w:t xml:space="preserve">the </w:t>
      </w:r>
      <w:proofErr w:type="spellStart"/>
      <w:r w:rsidR="0049641E">
        <w:rPr>
          <w:rFonts w:ascii="Arial" w:hAnsi="Arial" w:cs="Arial"/>
          <w:lang w:val="en"/>
        </w:rPr>
        <w:t>EchoGPS</w:t>
      </w:r>
      <w:proofErr w:type="spellEnd"/>
      <w:r w:rsidRPr="000411DD">
        <w:rPr>
          <w:rFonts w:ascii="Arial" w:hAnsi="Arial" w:cs="Arial"/>
          <w:lang w:val="en"/>
        </w:rPr>
        <w:t xml:space="preserve"> software, the prescriptive guidance algorithms provide them with dynamic instructions on how to move the probe to improve the quality of the image and to acquire a diagnostic quality image. These real-time instructions update based on the current image generated by the user’s probe position and orientation. Examples of these instructions include “rotate the probe counter-clockwise” or “fan the probe’s beam up.”</w:t>
      </w:r>
      <w:r w:rsidRPr="000411DD">
        <w:rPr>
          <w:rFonts w:ascii="Arial" w:hAnsi="Arial" w:cs="Arial"/>
          <w:lang w:val="en"/>
        </w:rPr>
        <w:br/>
        <w:t xml:space="preserve"> </w:t>
      </w:r>
    </w:p>
    <w:p w14:paraId="6DC64DF7" w14:textId="020B1B3A" w:rsidR="000411DD" w:rsidRDefault="000411DD" w:rsidP="000411DD">
      <w:pPr>
        <w:rPr>
          <w:rFonts w:ascii="Arial" w:hAnsi="Arial" w:cs="Arial"/>
          <w:lang w:val="en"/>
        </w:rPr>
      </w:pPr>
      <w:r w:rsidRPr="000411DD">
        <w:rPr>
          <w:rFonts w:ascii="Arial" w:hAnsi="Arial" w:cs="Arial"/>
          <w:lang w:val="en"/>
        </w:rPr>
        <w:t xml:space="preserve">Lastly, sequential instructions are provided as the operator progresses through a standard series of views.  After acquisition of the first or ‘home’ views (e.g., apical four chamber view, AP4, from the apical window) instructions are provided in reference to the home view (AP4) and anatomy. For example, for AP2: “From ‘home base’ AP4, rotate </w:t>
      </w:r>
      <w:r w:rsidRPr="000411DD">
        <w:rPr>
          <w:rFonts w:ascii="Cambria Math" w:hAnsi="Cambria Math" w:cs="Cambria Math"/>
          <w:lang w:val="en"/>
        </w:rPr>
        <w:t>↺</w:t>
      </w:r>
      <w:r w:rsidRPr="000411DD">
        <w:rPr>
          <w:rFonts w:ascii="Arial" w:hAnsi="Arial" w:cs="Arial"/>
          <w:lang w:val="en"/>
        </w:rPr>
        <w:t xml:space="preserve"> ~60° slowly. Indicator toward patient's neck, keep probe tail down.”</w:t>
      </w:r>
    </w:p>
    <w:p w14:paraId="7F2034AB" w14:textId="11917199" w:rsidR="00CF2F89" w:rsidRDefault="00CF2F89" w:rsidP="000411DD">
      <w:pPr>
        <w:rPr>
          <w:rFonts w:ascii="Arial" w:hAnsi="Arial" w:cs="Arial"/>
          <w:lang w:val="en"/>
        </w:rPr>
      </w:pPr>
    </w:p>
    <w:p w14:paraId="13BFAD29" w14:textId="3B62C8AC" w:rsidR="00CF2F89" w:rsidRPr="000411DD" w:rsidRDefault="00CF2F89" w:rsidP="000411DD">
      <w:pPr>
        <w:rPr>
          <w:rFonts w:ascii="Arial" w:hAnsi="Arial" w:cs="Arial"/>
          <w:lang w:val="en"/>
        </w:rPr>
      </w:pPr>
      <w:r w:rsidRPr="0058724C">
        <w:rPr>
          <w:noProof/>
        </w:rPr>
        <w:drawing>
          <wp:inline distT="0" distB="0" distL="0" distR="0" wp14:anchorId="57B952F6" wp14:editId="7BB09775">
            <wp:extent cx="5953760" cy="3339465"/>
            <wp:effectExtent l="0" t="0" r="0" b="0"/>
            <wp:docPr id="8" name="image1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6.jpg"/>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760" cy="3339465"/>
                    </a:xfrm>
                    <a:prstGeom prst="rect">
                      <a:avLst/>
                    </a:prstGeom>
                    <a:noFill/>
                    <a:ln>
                      <a:noFill/>
                    </a:ln>
                  </pic:spPr>
                </pic:pic>
              </a:graphicData>
            </a:graphic>
          </wp:inline>
        </w:drawing>
      </w:r>
    </w:p>
    <w:p w14:paraId="479C6E90" w14:textId="5AA94C95" w:rsidR="00CF2F89" w:rsidRPr="0060776D" w:rsidRDefault="00CF2F89" w:rsidP="00CF2F89">
      <w:pPr>
        <w:jc w:val="center"/>
        <w:rPr>
          <w:b/>
          <w:lang w:val="en"/>
        </w:rPr>
      </w:pPr>
      <w:r>
        <w:rPr>
          <w:b/>
          <w:lang w:val="en"/>
        </w:rPr>
        <w:t>Figure 2</w:t>
      </w:r>
      <w:r w:rsidRPr="0060776D">
        <w:rPr>
          <w:b/>
          <w:lang w:val="en"/>
        </w:rPr>
        <w:t>: Example of Prescriptive Guidance</w:t>
      </w:r>
    </w:p>
    <w:p w14:paraId="03A2783D" w14:textId="77777777" w:rsidR="000411DD" w:rsidRPr="000411DD" w:rsidRDefault="000411DD" w:rsidP="000411DD">
      <w:pPr>
        <w:tabs>
          <w:tab w:val="left" w:pos="1080"/>
        </w:tabs>
        <w:spacing w:line="264" w:lineRule="auto"/>
        <w:rPr>
          <w:rFonts w:ascii="Arial" w:hAnsi="Arial" w:cs="Arial"/>
          <w:lang w:val="en"/>
        </w:rPr>
      </w:pPr>
    </w:p>
    <w:p w14:paraId="796EB5EB" w14:textId="77777777" w:rsidR="0049641E" w:rsidRDefault="0049641E" w:rsidP="000411DD">
      <w:pPr>
        <w:tabs>
          <w:tab w:val="left" w:pos="1080"/>
        </w:tabs>
        <w:spacing w:line="264" w:lineRule="auto"/>
        <w:rPr>
          <w:rFonts w:ascii="Arial" w:hAnsi="Arial" w:cs="Arial"/>
          <w:b/>
          <w:lang w:val="en"/>
        </w:rPr>
      </w:pPr>
    </w:p>
    <w:p w14:paraId="3E48490D" w14:textId="60A01C68" w:rsidR="000411DD" w:rsidRDefault="000411DD" w:rsidP="000411DD">
      <w:pPr>
        <w:tabs>
          <w:tab w:val="left" w:pos="1080"/>
        </w:tabs>
        <w:spacing w:line="264" w:lineRule="auto"/>
        <w:rPr>
          <w:rFonts w:ascii="Arial" w:hAnsi="Arial" w:cs="Arial"/>
          <w:lang w:val="en"/>
        </w:rPr>
      </w:pPr>
      <w:r w:rsidRPr="000411DD">
        <w:rPr>
          <w:rFonts w:ascii="Arial" w:hAnsi="Arial" w:cs="Arial"/>
          <w:b/>
          <w:lang w:val="en"/>
        </w:rPr>
        <w:t>Auto-capture Feature:</w:t>
      </w:r>
      <w:r w:rsidRPr="000411DD">
        <w:rPr>
          <w:rFonts w:ascii="Arial" w:hAnsi="Arial" w:cs="Arial"/>
          <w:lang w:val="en"/>
        </w:rPr>
        <w:t xml:space="preserve"> The </w:t>
      </w:r>
      <w:proofErr w:type="spellStart"/>
      <w:r w:rsidRPr="000411DD">
        <w:rPr>
          <w:rFonts w:ascii="Arial" w:hAnsi="Arial" w:cs="Arial"/>
          <w:lang w:val="en"/>
        </w:rPr>
        <w:t>EchoGPS</w:t>
      </w:r>
      <w:proofErr w:type="spellEnd"/>
      <w:r w:rsidRPr="000411DD">
        <w:rPr>
          <w:rFonts w:ascii="Arial" w:hAnsi="Arial" w:cs="Arial"/>
          <w:lang w:val="en"/>
        </w:rPr>
        <w:t xml:space="preserve"> auto-capture feature emulates how a sonographer knows when an image is of sufficient quality to be diagnostic and records it.</w:t>
      </w:r>
    </w:p>
    <w:p w14:paraId="729E570D" w14:textId="3F7E7473" w:rsidR="000411DD" w:rsidRPr="000411DD" w:rsidRDefault="000411DD" w:rsidP="000411DD">
      <w:pPr>
        <w:tabs>
          <w:tab w:val="left" w:pos="1080"/>
        </w:tabs>
        <w:spacing w:line="264" w:lineRule="auto"/>
        <w:rPr>
          <w:rFonts w:ascii="Arial" w:hAnsi="Arial" w:cs="Arial"/>
          <w:lang w:val="en"/>
        </w:rPr>
      </w:pPr>
    </w:p>
    <w:p w14:paraId="15CA0E55" w14:textId="20D38B6C" w:rsidR="000411DD" w:rsidRDefault="000411DD" w:rsidP="000411DD">
      <w:pPr>
        <w:rPr>
          <w:rFonts w:ascii="Arial" w:hAnsi="Arial" w:cs="Arial"/>
          <w:lang w:val="en"/>
        </w:rPr>
      </w:pPr>
      <w:r w:rsidRPr="000411DD">
        <w:rPr>
          <w:rFonts w:ascii="Arial" w:hAnsi="Arial" w:cs="Arial"/>
          <w:lang w:val="en"/>
        </w:rPr>
        <w:t xml:space="preserve">During an exam, an automated image clip may be recorded when a particular view meets the desired quality level, i.e. “above threshold”. For non-specialist users, this feature reduces the cognitive burden of needing to know when an image is of diagnostic quality. For </w:t>
      </w:r>
      <w:r w:rsidRPr="000411DD">
        <w:rPr>
          <w:rFonts w:ascii="Arial" w:hAnsi="Arial" w:cs="Arial"/>
          <w:lang w:val="en"/>
        </w:rPr>
        <w:lastRenderedPageBreak/>
        <w:t xml:space="preserve">all users, including </w:t>
      </w:r>
      <w:r w:rsidR="00E70A9E">
        <w:rPr>
          <w:rFonts w:ascii="Arial" w:hAnsi="Arial" w:cs="Arial"/>
          <w:lang w:val="en"/>
        </w:rPr>
        <w:t>registered</w:t>
      </w:r>
      <w:r w:rsidR="00E70A9E" w:rsidRPr="000411DD">
        <w:rPr>
          <w:rFonts w:ascii="Arial" w:hAnsi="Arial" w:cs="Arial"/>
          <w:lang w:val="en"/>
        </w:rPr>
        <w:t xml:space="preserve"> </w:t>
      </w:r>
      <w:r w:rsidRPr="000411DD">
        <w:rPr>
          <w:rFonts w:ascii="Arial" w:hAnsi="Arial" w:cs="Arial"/>
          <w:lang w:val="en"/>
        </w:rPr>
        <w:t xml:space="preserve">sonographers, this feature assists the user by enabling them to not have to take their hand off the ultrasound transducer or pressing any buttons to move on to the next view. </w:t>
      </w:r>
    </w:p>
    <w:p w14:paraId="49855426" w14:textId="1AFA1544" w:rsidR="00CF2F89" w:rsidRDefault="00CF2F89" w:rsidP="000411DD">
      <w:pPr>
        <w:rPr>
          <w:rFonts w:ascii="Arial" w:hAnsi="Arial" w:cs="Arial"/>
          <w:lang w:val="en"/>
        </w:rPr>
      </w:pPr>
    </w:p>
    <w:p w14:paraId="070E94EB" w14:textId="5573AC39" w:rsidR="00CF2F89" w:rsidRPr="000411DD" w:rsidRDefault="00CF2F89" w:rsidP="00CF2F89">
      <w:pPr>
        <w:jc w:val="center"/>
        <w:rPr>
          <w:rFonts w:ascii="Arial" w:hAnsi="Arial" w:cs="Arial"/>
          <w:lang w:val="en"/>
        </w:rPr>
      </w:pPr>
      <w:r w:rsidRPr="00532F48">
        <w:rPr>
          <w:noProof/>
        </w:rPr>
        <w:drawing>
          <wp:inline distT="0" distB="0" distL="0" distR="0" wp14:anchorId="51A2F108" wp14:editId="73059014">
            <wp:extent cx="4462780" cy="2504440"/>
            <wp:effectExtent l="0" t="0" r="0" b="0"/>
            <wp:docPr id="9" name="image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png"/>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2780" cy="2504440"/>
                    </a:xfrm>
                    <a:prstGeom prst="rect">
                      <a:avLst/>
                    </a:prstGeom>
                    <a:noFill/>
                    <a:ln>
                      <a:noFill/>
                    </a:ln>
                  </pic:spPr>
                </pic:pic>
              </a:graphicData>
            </a:graphic>
          </wp:inline>
        </w:drawing>
      </w:r>
    </w:p>
    <w:p w14:paraId="39141DAF" w14:textId="423FF0BD" w:rsidR="00CF2F89" w:rsidRPr="0060776D" w:rsidRDefault="00CF2F89" w:rsidP="00CF2F89">
      <w:pPr>
        <w:jc w:val="center"/>
        <w:rPr>
          <w:b/>
          <w:lang w:val="en"/>
        </w:rPr>
      </w:pPr>
      <w:r>
        <w:rPr>
          <w:b/>
          <w:lang w:val="en"/>
        </w:rPr>
        <w:t>Figure 3</w:t>
      </w:r>
      <w:r w:rsidRPr="0060776D">
        <w:rPr>
          <w:b/>
          <w:lang w:val="en"/>
        </w:rPr>
        <w:t>: Reaching a Diagnostic-Quality PLAX view</w:t>
      </w:r>
    </w:p>
    <w:p w14:paraId="71463AD0" w14:textId="77777777" w:rsidR="000411DD" w:rsidRPr="000411DD" w:rsidRDefault="000411DD" w:rsidP="000411DD">
      <w:pPr>
        <w:tabs>
          <w:tab w:val="left" w:pos="1080"/>
        </w:tabs>
        <w:spacing w:line="264" w:lineRule="auto"/>
        <w:rPr>
          <w:rFonts w:ascii="Arial" w:hAnsi="Arial" w:cs="Arial"/>
          <w:lang w:val="en"/>
        </w:rPr>
      </w:pPr>
    </w:p>
    <w:p w14:paraId="5F5C8FEC" w14:textId="77777777" w:rsidR="00CF2F89" w:rsidRDefault="00CF2F89" w:rsidP="000411DD">
      <w:pPr>
        <w:tabs>
          <w:tab w:val="left" w:pos="1080"/>
        </w:tabs>
        <w:spacing w:line="264" w:lineRule="auto"/>
        <w:rPr>
          <w:rFonts w:ascii="Arial" w:hAnsi="Arial" w:cs="Arial"/>
          <w:b/>
          <w:lang w:val="en"/>
        </w:rPr>
      </w:pPr>
    </w:p>
    <w:p w14:paraId="09B41F37" w14:textId="77777777" w:rsidR="00CF2F89" w:rsidRDefault="00CF2F89" w:rsidP="000411DD">
      <w:pPr>
        <w:tabs>
          <w:tab w:val="left" w:pos="1080"/>
        </w:tabs>
        <w:spacing w:line="264" w:lineRule="auto"/>
        <w:rPr>
          <w:rFonts w:ascii="Arial" w:hAnsi="Arial" w:cs="Arial"/>
          <w:b/>
          <w:lang w:val="en"/>
        </w:rPr>
      </w:pPr>
    </w:p>
    <w:p w14:paraId="76273F6E" w14:textId="7D0A282C" w:rsidR="000411DD" w:rsidRDefault="000411DD" w:rsidP="000411DD">
      <w:pPr>
        <w:tabs>
          <w:tab w:val="left" w:pos="1080"/>
        </w:tabs>
        <w:spacing w:line="264" w:lineRule="auto"/>
        <w:rPr>
          <w:rFonts w:ascii="Arial" w:hAnsi="Arial" w:cs="Arial"/>
          <w:lang w:val="en"/>
        </w:rPr>
      </w:pPr>
      <w:r w:rsidRPr="000411DD">
        <w:rPr>
          <w:rFonts w:ascii="Arial" w:hAnsi="Arial" w:cs="Arial"/>
          <w:b/>
          <w:lang w:val="en"/>
        </w:rPr>
        <w:t>Save Best Clip and Continue Feature:</w:t>
      </w:r>
      <w:r w:rsidRPr="000411DD">
        <w:rPr>
          <w:rFonts w:ascii="Arial" w:hAnsi="Arial" w:cs="Arial"/>
          <w:lang w:val="en"/>
        </w:rPr>
        <w:t xml:space="preserve"> This feature emulates a sonographer returning to the best image they can find in the event they are unable to acquire a better-quality image after further searching.</w:t>
      </w:r>
    </w:p>
    <w:p w14:paraId="6022B9E2" w14:textId="2F41FDF3" w:rsidR="000411DD" w:rsidRDefault="000411DD" w:rsidP="000411DD">
      <w:pPr>
        <w:tabs>
          <w:tab w:val="left" w:pos="1080"/>
        </w:tabs>
        <w:spacing w:line="264" w:lineRule="auto"/>
        <w:rPr>
          <w:rFonts w:ascii="Arial" w:hAnsi="Arial" w:cs="Arial"/>
          <w:lang w:val="en"/>
        </w:rPr>
      </w:pPr>
    </w:p>
    <w:p w14:paraId="11B82DDE" w14:textId="60EBB903" w:rsidR="000411DD" w:rsidRPr="000411DD" w:rsidRDefault="000411DD" w:rsidP="00003477">
      <w:pPr>
        <w:rPr>
          <w:rFonts w:ascii="Arial" w:hAnsi="Arial" w:cs="Arial"/>
          <w:lang w:val="en"/>
        </w:rPr>
      </w:pPr>
      <w:r w:rsidRPr="000411DD">
        <w:rPr>
          <w:rFonts w:ascii="Arial" w:hAnsi="Arial" w:cs="Arial"/>
          <w:lang w:val="en"/>
        </w:rPr>
        <w:t xml:space="preserve">If the Guidance Meter is not reaching the threshold for automated capture, and a </w:t>
      </w:r>
      <w:commentRangeStart w:id="14"/>
      <w:commentRangeStart w:id="15"/>
      <w:r w:rsidRPr="000411DD">
        <w:rPr>
          <w:rFonts w:ascii="Arial" w:hAnsi="Arial" w:cs="Arial"/>
          <w:lang w:val="en"/>
        </w:rPr>
        <w:t xml:space="preserve">certain amount of time </w:t>
      </w:r>
      <w:commentRangeEnd w:id="14"/>
      <w:r w:rsidR="0049641E">
        <w:rPr>
          <w:rStyle w:val="CommentReference"/>
        </w:rPr>
        <w:commentReference w:id="14"/>
      </w:r>
      <w:commentRangeEnd w:id="15"/>
      <w:r w:rsidR="00E70A9E">
        <w:rPr>
          <w:rFonts w:ascii="Arial" w:hAnsi="Arial" w:cs="Arial"/>
          <w:lang w:val="en"/>
        </w:rPr>
        <w:t xml:space="preserve">(i.e., 2 minutes) </w:t>
      </w:r>
      <w:r w:rsidR="00692BA4">
        <w:rPr>
          <w:rStyle w:val="CommentReference"/>
        </w:rPr>
        <w:commentReference w:id="15"/>
      </w:r>
      <w:r w:rsidRPr="000411DD">
        <w:rPr>
          <w:rFonts w:ascii="Arial" w:hAnsi="Arial" w:cs="Arial"/>
          <w:lang w:val="en"/>
        </w:rPr>
        <w:t>has elapsed, the user will be prompted by a message on the screen to “Save Best Clip and Continue.” When the user chooses to "Save the Best Clip and Continue," the system will save the 31 continuous frames (i.e., ~2 seconds) that provided the highest image quality</w:t>
      </w:r>
      <w:r w:rsidR="0049641E">
        <w:rPr>
          <w:rFonts w:ascii="Arial" w:hAnsi="Arial" w:cs="Arial"/>
          <w:lang w:val="en"/>
        </w:rPr>
        <w:t xml:space="preserve">. </w:t>
      </w:r>
      <w:r w:rsidRPr="000411DD">
        <w:rPr>
          <w:rFonts w:ascii="Arial" w:hAnsi="Arial" w:cs="Arial"/>
          <w:lang w:val="en"/>
        </w:rPr>
        <w:t>Then the system proceeds to the next view.</w:t>
      </w:r>
    </w:p>
    <w:p w14:paraId="5AB94948" w14:textId="77777777" w:rsidR="000411DD" w:rsidRPr="0060776D" w:rsidRDefault="000411DD" w:rsidP="000411DD">
      <w:pPr>
        <w:rPr>
          <w:lang w:val="en"/>
        </w:rPr>
      </w:pPr>
    </w:p>
    <w:p w14:paraId="4CC648C8" w14:textId="77777777" w:rsidR="000411DD" w:rsidRDefault="000411DD" w:rsidP="00411FB9">
      <w:pPr>
        <w:rPr>
          <w:rFonts w:asciiTheme="minorBidi" w:hAnsiTheme="minorBidi" w:cstheme="minorBidi"/>
        </w:rPr>
      </w:pPr>
    </w:p>
    <w:p w14:paraId="46AFD989" w14:textId="20253CA0" w:rsidR="000411DD" w:rsidRDefault="000411DD" w:rsidP="00411FB9">
      <w:pPr>
        <w:rPr>
          <w:rFonts w:asciiTheme="minorBidi" w:hAnsiTheme="minorBidi" w:cstheme="minorBidi"/>
          <w:b/>
        </w:rPr>
      </w:pPr>
      <w:r>
        <w:rPr>
          <w:rFonts w:asciiTheme="minorBidi" w:hAnsiTheme="minorBidi" w:cstheme="minorBidi"/>
          <w:b/>
        </w:rPr>
        <w:t>Manual record:</w:t>
      </w:r>
    </w:p>
    <w:p w14:paraId="357D63C1" w14:textId="77777777" w:rsidR="000411DD" w:rsidRPr="000411DD" w:rsidRDefault="000411DD" w:rsidP="000411DD">
      <w:pPr>
        <w:rPr>
          <w:rFonts w:ascii="Arial" w:hAnsi="Arial" w:cs="Arial"/>
          <w:lang w:val="en"/>
        </w:rPr>
      </w:pPr>
      <w:r w:rsidRPr="000411DD">
        <w:rPr>
          <w:rFonts w:ascii="Arial" w:hAnsi="Arial" w:cs="Arial"/>
          <w:lang w:val="en"/>
        </w:rPr>
        <w:t>In addition to the Auto-capture and “Save Best Clip” features, the user also has the option to manually record a clip. This feature is available to meet the user needs of skilled users in certain situations where they have a particular clip they’d like to acquire.</w:t>
      </w:r>
    </w:p>
    <w:p w14:paraId="2668C426" w14:textId="77777777" w:rsidR="000411DD" w:rsidRPr="000411DD" w:rsidRDefault="000411DD" w:rsidP="000411DD">
      <w:pPr>
        <w:rPr>
          <w:rFonts w:ascii="Arial" w:hAnsi="Arial" w:cs="Arial"/>
          <w:lang w:val="en"/>
        </w:rPr>
      </w:pPr>
    </w:p>
    <w:p w14:paraId="1C39A1E6" w14:textId="5027283F" w:rsidR="000411DD" w:rsidRPr="000411DD" w:rsidRDefault="000411DD" w:rsidP="000411DD">
      <w:pPr>
        <w:rPr>
          <w:rFonts w:ascii="Arial" w:hAnsi="Arial" w:cs="Arial"/>
          <w:lang w:val="en"/>
        </w:rPr>
      </w:pPr>
      <w:r w:rsidRPr="000411DD">
        <w:rPr>
          <w:rFonts w:ascii="Arial" w:hAnsi="Arial" w:cs="Arial"/>
          <w:lang w:val="en"/>
        </w:rPr>
        <w:t xml:space="preserve">When recording is activated, either manually or automatically, a loading indicator around the circular button signifies to the user that the image is being captured. See </w:t>
      </w:r>
      <w:r w:rsidRPr="000411DD">
        <w:rPr>
          <w:rFonts w:ascii="Arial" w:hAnsi="Arial" w:cs="Arial"/>
          <w:b/>
          <w:lang w:val="en"/>
        </w:rPr>
        <w:t xml:space="preserve">Figure </w:t>
      </w:r>
      <w:r w:rsidR="0049641E">
        <w:rPr>
          <w:rFonts w:ascii="Arial" w:hAnsi="Arial" w:cs="Arial"/>
          <w:b/>
          <w:lang w:val="en"/>
        </w:rPr>
        <w:t>4</w:t>
      </w:r>
      <w:r w:rsidRPr="000411DD">
        <w:rPr>
          <w:rFonts w:ascii="Arial" w:hAnsi="Arial" w:cs="Arial"/>
          <w:b/>
          <w:lang w:val="en"/>
        </w:rPr>
        <w:t xml:space="preserve"> </w:t>
      </w:r>
      <w:r w:rsidRPr="000411DD">
        <w:rPr>
          <w:rFonts w:ascii="Arial" w:hAnsi="Arial" w:cs="Arial"/>
          <w:lang w:val="en"/>
        </w:rPr>
        <w:t>to see the automatic image capture indicator around the circular button below the Guidance Meter.</w:t>
      </w:r>
    </w:p>
    <w:p w14:paraId="6A04C1F4" w14:textId="77777777" w:rsidR="000411DD" w:rsidRPr="000411DD" w:rsidRDefault="000411DD" w:rsidP="000411DD">
      <w:pPr>
        <w:rPr>
          <w:rFonts w:ascii="Arial" w:hAnsi="Arial" w:cs="Arial"/>
          <w:b/>
          <w:lang w:val="en"/>
        </w:rPr>
      </w:pPr>
    </w:p>
    <w:p w14:paraId="53919FD5" w14:textId="77777777" w:rsidR="000411DD" w:rsidRPr="000411DD" w:rsidRDefault="000411DD" w:rsidP="000411DD">
      <w:pPr>
        <w:jc w:val="center"/>
        <w:rPr>
          <w:rFonts w:ascii="Arial" w:hAnsi="Arial" w:cs="Arial"/>
          <w:b/>
          <w:lang w:val="en"/>
        </w:rPr>
      </w:pPr>
      <w:r w:rsidRPr="000411DD">
        <w:rPr>
          <w:rFonts w:ascii="Arial" w:hAnsi="Arial" w:cs="Arial"/>
          <w:b/>
          <w:noProof/>
          <w:lang w:val="en"/>
        </w:rPr>
        <w:lastRenderedPageBreak/>
        <w:drawing>
          <wp:inline distT="0" distB="0" distL="0" distR="0" wp14:anchorId="5F4729E9" wp14:editId="481FCAE7">
            <wp:extent cx="5953760" cy="3349625"/>
            <wp:effectExtent l="0" t="0" r="0" b="0"/>
            <wp:docPr id="3"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3760" cy="3349625"/>
                    </a:xfrm>
                    <a:prstGeom prst="rect">
                      <a:avLst/>
                    </a:prstGeom>
                    <a:noFill/>
                    <a:ln>
                      <a:noFill/>
                    </a:ln>
                  </pic:spPr>
                </pic:pic>
              </a:graphicData>
            </a:graphic>
          </wp:inline>
        </w:drawing>
      </w:r>
    </w:p>
    <w:p w14:paraId="14AD8154" w14:textId="73A8D707" w:rsidR="000411DD" w:rsidRPr="000411DD" w:rsidRDefault="000411DD" w:rsidP="000411DD">
      <w:pPr>
        <w:jc w:val="center"/>
        <w:rPr>
          <w:rFonts w:ascii="Arial" w:hAnsi="Arial" w:cs="Arial"/>
          <w:b/>
          <w:lang w:val="en"/>
        </w:rPr>
      </w:pPr>
      <w:r w:rsidRPr="000411DD">
        <w:rPr>
          <w:rFonts w:ascii="Arial" w:hAnsi="Arial" w:cs="Arial"/>
          <w:b/>
          <w:lang w:val="en"/>
        </w:rPr>
        <w:t xml:space="preserve">Figure </w:t>
      </w:r>
      <w:r w:rsidR="0049641E">
        <w:rPr>
          <w:rFonts w:ascii="Arial" w:hAnsi="Arial" w:cs="Arial"/>
          <w:b/>
          <w:lang w:val="en"/>
        </w:rPr>
        <w:t>4</w:t>
      </w:r>
      <w:r w:rsidRPr="000411DD">
        <w:rPr>
          <w:rFonts w:ascii="Arial" w:hAnsi="Arial" w:cs="Arial"/>
          <w:b/>
          <w:lang w:val="en"/>
        </w:rPr>
        <w:t xml:space="preserve">: </w:t>
      </w:r>
      <w:proofErr w:type="spellStart"/>
      <w:r w:rsidRPr="000411DD">
        <w:rPr>
          <w:rFonts w:ascii="Arial" w:hAnsi="Arial" w:cs="Arial"/>
          <w:b/>
          <w:lang w:val="en"/>
        </w:rPr>
        <w:t>EchoGPS</w:t>
      </w:r>
      <w:proofErr w:type="spellEnd"/>
      <w:r w:rsidRPr="000411DD">
        <w:rPr>
          <w:rFonts w:ascii="Arial" w:hAnsi="Arial" w:cs="Arial"/>
          <w:b/>
          <w:lang w:val="en"/>
        </w:rPr>
        <w:t xml:space="preserve"> Image Acquisition Screen - Recording</w:t>
      </w:r>
    </w:p>
    <w:p w14:paraId="4F939459" w14:textId="77777777" w:rsidR="000411DD" w:rsidRPr="000411DD" w:rsidRDefault="000411DD" w:rsidP="00411FB9">
      <w:pPr>
        <w:rPr>
          <w:rFonts w:ascii="Arial" w:hAnsi="Arial" w:cs="Arial"/>
          <w:b/>
        </w:rPr>
      </w:pPr>
    </w:p>
    <w:p w14:paraId="2577EA44" w14:textId="77777777" w:rsidR="000411DD" w:rsidRPr="000411DD" w:rsidRDefault="000411DD" w:rsidP="00411FB9">
      <w:pPr>
        <w:rPr>
          <w:rFonts w:ascii="Arial" w:hAnsi="Arial" w:cs="Arial"/>
        </w:rPr>
      </w:pPr>
    </w:p>
    <w:p w14:paraId="593D538E" w14:textId="0CEED6A1" w:rsidR="00411FB9" w:rsidRPr="002B7F5A" w:rsidRDefault="00411FB9" w:rsidP="00411FB9">
      <w:pPr>
        <w:rPr>
          <w:rFonts w:asciiTheme="minorBidi" w:hAnsiTheme="minorBidi" w:cstheme="minorBidi"/>
        </w:rPr>
      </w:pPr>
      <w:r w:rsidRPr="00846DC4">
        <w:rPr>
          <w:rFonts w:asciiTheme="minorBidi" w:hAnsiTheme="minorBidi" w:cstheme="minorBidi"/>
        </w:rPr>
        <w:t xml:space="preserve">The </w:t>
      </w:r>
      <w:proofErr w:type="spellStart"/>
      <w:r w:rsidRPr="00846DC4">
        <w:rPr>
          <w:rFonts w:asciiTheme="minorBidi" w:hAnsiTheme="minorBidi" w:cstheme="minorBidi"/>
        </w:rPr>
        <w:t>EchoGPS</w:t>
      </w:r>
      <w:proofErr w:type="spellEnd"/>
      <w:r w:rsidRPr="00846DC4">
        <w:rPr>
          <w:rFonts w:asciiTheme="minorBidi" w:hAnsiTheme="minorBidi" w:cstheme="minorBidi"/>
        </w:rPr>
        <w:t xml:space="preserve"> software communicates with the ultrasound image formation engine of the 510(k)-cleared </w:t>
      </w:r>
      <w:proofErr w:type="spellStart"/>
      <w:r w:rsidRPr="00846DC4">
        <w:rPr>
          <w:rFonts w:asciiTheme="minorBidi" w:hAnsiTheme="minorBidi" w:cstheme="minorBidi"/>
        </w:rPr>
        <w:t>Terason</w:t>
      </w:r>
      <w:proofErr w:type="spellEnd"/>
      <w:r w:rsidRPr="00846DC4">
        <w:rPr>
          <w:rFonts w:asciiTheme="minorBidi" w:hAnsiTheme="minorBidi" w:cstheme="minorBidi"/>
        </w:rPr>
        <w:t xml:space="preserve"> </w:t>
      </w:r>
      <w:proofErr w:type="spellStart"/>
      <w:r w:rsidRPr="00846DC4">
        <w:rPr>
          <w:rFonts w:asciiTheme="minorBidi" w:hAnsiTheme="minorBidi" w:cstheme="minorBidi"/>
        </w:rPr>
        <w:t>uSmart</w:t>
      </w:r>
      <w:proofErr w:type="spellEnd"/>
      <w:r w:rsidRPr="00846DC4">
        <w:rPr>
          <w:rFonts w:asciiTheme="minorBidi" w:hAnsiTheme="minorBidi" w:cstheme="minorBidi"/>
        </w:rPr>
        <w:t xml:space="preserve"> 3200t through an API provided by the manufacturer.  The Bay Labs proprietary add-on software, </w:t>
      </w:r>
      <w:proofErr w:type="spellStart"/>
      <w:r w:rsidRPr="00846DC4">
        <w:rPr>
          <w:rFonts w:asciiTheme="minorBidi" w:hAnsiTheme="minorBidi" w:cstheme="minorBidi"/>
        </w:rPr>
        <w:t>EchoGPS</w:t>
      </w:r>
      <w:proofErr w:type="spellEnd"/>
      <w:r w:rsidRPr="00846DC4">
        <w:rPr>
          <w:rFonts w:asciiTheme="minorBidi" w:hAnsiTheme="minorBidi" w:cstheme="minorBidi"/>
        </w:rPr>
        <w:t xml:space="preserve">, is </w:t>
      </w:r>
      <w:r w:rsidR="00FF16BF" w:rsidRPr="00846DC4">
        <w:rPr>
          <w:rFonts w:asciiTheme="minorBidi" w:hAnsiTheme="minorBidi" w:cstheme="minorBidi"/>
        </w:rPr>
        <w:t xml:space="preserve">being investigated for this </w:t>
      </w:r>
      <w:r w:rsidR="002C4AD2">
        <w:rPr>
          <w:rFonts w:asciiTheme="minorBidi" w:hAnsiTheme="minorBidi" w:cstheme="minorBidi"/>
        </w:rPr>
        <w:t>study</w:t>
      </w:r>
      <w:r w:rsidR="00FF16BF" w:rsidRPr="00846DC4">
        <w:rPr>
          <w:rFonts w:asciiTheme="minorBidi" w:hAnsiTheme="minorBidi" w:cstheme="minorBidi"/>
        </w:rPr>
        <w:t xml:space="preserve"> and is </w:t>
      </w:r>
      <w:r w:rsidRPr="008E0359">
        <w:rPr>
          <w:rFonts w:asciiTheme="minorBidi" w:hAnsiTheme="minorBidi" w:cstheme="minorBidi"/>
        </w:rPr>
        <w:t>not</w:t>
      </w:r>
      <w:r w:rsidR="00FF16BF" w:rsidRPr="008E0359">
        <w:rPr>
          <w:rFonts w:asciiTheme="minorBidi" w:hAnsiTheme="minorBidi" w:cstheme="minorBidi"/>
        </w:rPr>
        <w:t xml:space="preserve"> F</w:t>
      </w:r>
      <w:r w:rsidRPr="008E0359">
        <w:rPr>
          <w:rFonts w:asciiTheme="minorBidi" w:hAnsiTheme="minorBidi" w:cstheme="minorBidi"/>
        </w:rPr>
        <w:t xml:space="preserve">DA cleared by the </w:t>
      </w:r>
      <w:proofErr w:type="spellStart"/>
      <w:r w:rsidRPr="008E0359">
        <w:rPr>
          <w:rFonts w:asciiTheme="minorBidi" w:hAnsiTheme="minorBidi" w:cstheme="minorBidi"/>
        </w:rPr>
        <w:t>Terason</w:t>
      </w:r>
      <w:proofErr w:type="spellEnd"/>
      <w:r w:rsidRPr="008E0359">
        <w:rPr>
          <w:rFonts w:asciiTheme="minorBidi" w:hAnsiTheme="minorBidi" w:cstheme="minorBidi"/>
        </w:rPr>
        <w:t xml:space="preserve"> </w:t>
      </w:r>
      <w:proofErr w:type="spellStart"/>
      <w:r w:rsidRPr="008E0359">
        <w:rPr>
          <w:rFonts w:asciiTheme="minorBidi" w:hAnsiTheme="minorBidi" w:cstheme="minorBidi"/>
        </w:rPr>
        <w:t>uSmart</w:t>
      </w:r>
      <w:proofErr w:type="spellEnd"/>
      <w:r w:rsidRPr="008E0359">
        <w:rPr>
          <w:rFonts w:asciiTheme="minorBidi" w:hAnsiTheme="minorBidi" w:cstheme="minorBidi"/>
        </w:rPr>
        <w:t xml:space="preserve"> 3200t’s 510(k) clearance.  </w:t>
      </w:r>
      <w:proofErr w:type="spellStart"/>
      <w:r w:rsidRPr="008E0359">
        <w:rPr>
          <w:rFonts w:asciiTheme="minorBidi" w:hAnsiTheme="minorBidi" w:cstheme="minorBidi"/>
        </w:rPr>
        <w:t>EchoGPS</w:t>
      </w:r>
      <w:proofErr w:type="spellEnd"/>
      <w:r w:rsidRPr="008E0359">
        <w:rPr>
          <w:rFonts w:asciiTheme="minorBidi" w:hAnsiTheme="minorBidi" w:cstheme="minorBidi"/>
        </w:rPr>
        <w:t xml:space="preserve"> user interface runs the guidance assistance (</w:t>
      </w:r>
      <w:proofErr w:type="spellStart"/>
      <w:r w:rsidRPr="008E0359">
        <w:rPr>
          <w:rFonts w:asciiTheme="minorBidi" w:hAnsiTheme="minorBidi" w:cstheme="minorBidi"/>
        </w:rPr>
        <w:t>EchoGPS</w:t>
      </w:r>
      <w:proofErr w:type="spellEnd"/>
      <w:r w:rsidRPr="008E0359">
        <w:rPr>
          <w:rFonts w:asciiTheme="minorBidi" w:hAnsiTheme="minorBidi" w:cstheme="minorBidi"/>
        </w:rPr>
        <w:t>)</w:t>
      </w:r>
      <w:r w:rsidRPr="002B7F5A">
        <w:rPr>
          <w:rFonts w:asciiTheme="minorBidi" w:hAnsiTheme="minorBidi" w:cstheme="minorBidi"/>
        </w:rPr>
        <w:t xml:space="preserve">. </w:t>
      </w:r>
    </w:p>
    <w:p w14:paraId="43CA73A8" w14:textId="5E4D5BC1" w:rsidR="00BE1142" w:rsidRPr="002B7F5A" w:rsidRDefault="00BE1142" w:rsidP="00411FB9">
      <w:pPr>
        <w:rPr>
          <w:rFonts w:asciiTheme="minorBidi" w:hAnsiTheme="minorBidi" w:cstheme="minorBidi"/>
        </w:rPr>
      </w:pPr>
    </w:p>
    <w:p w14:paraId="48C3D789" w14:textId="38A1C0AA" w:rsidR="00411FB9" w:rsidRPr="002B7F5A" w:rsidRDefault="0054206B" w:rsidP="00411FB9">
      <w:pPr>
        <w:rPr>
          <w:rFonts w:asciiTheme="minorBidi" w:hAnsiTheme="minorBidi" w:cstheme="minorBidi"/>
        </w:rPr>
      </w:pPr>
      <w:r>
        <w:rPr>
          <w:rFonts w:asciiTheme="minorBidi" w:hAnsiTheme="minorBidi" w:cstheme="minorBidi"/>
        </w:rPr>
        <w:t>In this</w:t>
      </w:r>
      <w:r w:rsidR="00411FB9" w:rsidRPr="002B7F5A">
        <w:rPr>
          <w:rFonts w:asciiTheme="minorBidi" w:hAnsiTheme="minorBidi" w:cstheme="minorBidi"/>
        </w:rPr>
        <w:t xml:space="preserve"> </w:t>
      </w:r>
      <w:r w:rsidR="002C4AD2">
        <w:rPr>
          <w:rFonts w:asciiTheme="minorBidi" w:hAnsiTheme="minorBidi" w:cstheme="minorBidi"/>
        </w:rPr>
        <w:t>study</w:t>
      </w:r>
      <w:r w:rsidR="00411FB9" w:rsidRPr="002B7F5A">
        <w:rPr>
          <w:rFonts w:asciiTheme="minorBidi" w:hAnsiTheme="minorBidi" w:cstheme="minorBidi"/>
        </w:rPr>
        <w:t xml:space="preserve"> Bay Labs </w:t>
      </w:r>
      <w:proofErr w:type="spellStart"/>
      <w:r w:rsidR="00411FB9" w:rsidRPr="002B7F5A">
        <w:rPr>
          <w:rFonts w:asciiTheme="minorBidi" w:hAnsiTheme="minorBidi" w:cstheme="minorBidi"/>
        </w:rPr>
        <w:t>EchoGPS</w:t>
      </w:r>
      <w:proofErr w:type="spellEnd"/>
      <w:r w:rsidR="00411FB9" w:rsidRPr="002B7F5A">
        <w:rPr>
          <w:rFonts w:asciiTheme="minorBidi" w:hAnsiTheme="minorBidi" w:cstheme="minorBidi"/>
        </w:rPr>
        <w:t xml:space="preserve"> software</w:t>
      </w:r>
      <w:r w:rsidR="00E32744" w:rsidRPr="002B7F5A">
        <w:rPr>
          <w:rFonts w:asciiTheme="minorBidi" w:hAnsiTheme="minorBidi" w:cstheme="minorBidi"/>
        </w:rPr>
        <w:t xml:space="preserve"> </w:t>
      </w:r>
      <w:r>
        <w:rPr>
          <w:rFonts w:asciiTheme="minorBidi" w:hAnsiTheme="minorBidi" w:cstheme="minorBidi"/>
        </w:rPr>
        <w:t xml:space="preserve">is integrated </w:t>
      </w:r>
      <w:r w:rsidR="00102F01" w:rsidRPr="002B7F5A">
        <w:rPr>
          <w:rFonts w:asciiTheme="minorBidi" w:hAnsiTheme="minorBidi" w:cstheme="minorBidi"/>
        </w:rPr>
        <w:t xml:space="preserve">with the </w:t>
      </w:r>
      <w:proofErr w:type="spellStart"/>
      <w:r w:rsidR="00102F01" w:rsidRPr="002B7F5A">
        <w:rPr>
          <w:rFonts w:asciiTheme="minorBidi" w:hAnsiTheme="minorBidi" w:cstheme="minorBidi"/>
        </w:rPr>
        <w:t>Terason</w:t>
      </w:r>
      <w:proofErr w:type="spellEnd"/>
      <w:r w:rsidR="00102F01" w:rsidRPr="002B7F5A">
        <w:rPr>
          <w:rFonts w:asciiTheme="minorBidi" w:hAnsiTheme="minorBidi" w:cstheme="minorBidi"/>
        </w:rPr>
        <w:t xml:space="preserve"> </w:t>
      </w:r>
      <w:proofErr w:type="spellStart"/>
      <w:r w:rsidR="00102F01" w:rsidRPr="002B7F5A">
        <w:rPr>
          <w:rFonts w:asciiTheme="minorBidi" w:hAnsiTheme="minorBidi" w:cstheme="minorBidi"/>
        </w:rPr>
        <w:t>uSmart</w:t>
      </w:r>
      <w:proofErr w:type="spellEnd"/>
      <w:r w:rsidR="00102F01" w:rsidRPr="002B7F5A">
        <w:rPr>
          <w:rFonts w:asciiTheme="minorBidi" w:hAnsiTheme="minorBidi" w:cstheme="minorBidi"/>
        </w:rPr>
        <w:t xml:space="preserve"> system </w:t>
      </w:r>
      <w:r w:rsidR="00411FB9" w:rsidRPr="002B7F5A">
        <w:rPr>
          <w:rFonts w:asciiTheme="minorBidi" w:hAnsiTheme="minorBidi" w:cstheme="minorBidi"/>
        </w:rPr>
        <w:t>to create a unique user display to show real-time scanning images with dedicated protocol and view guidance for users.  The architecture of this implementation also allows control of limited functions of the real-time scanning system, such as setting scanning depth and overall gain levels.</w:t>
      </w:r>
    </w:p>
    <w:p w14:paraId="1C308501" w14:textId="77777777" w:rsidR="00411FB9" w:rsidRPr="002B7F5A" w:rsidRDefault="00411FB9" w:rsidP="00C727D1">
      <w:pPr>
        <w:rPr>
          <w:rFonts w:asciiTheme="minorBidi" w:hAnsiTheme="minorBidi" w:cstheme="minorBidi"/>
        </w:rPr>
      </w:pPr>
    </w:p>
    <w:p w14:paraId="0C6B2FDD" w14:textId="77777777" w:rsidR="002A4250" w:rsidRDefault="00C727D1" w:rsidP="005E5684">
      <w:pPr>
        <w:rPr>
          <w:rFonts w:asciiTheme="minorBidi" w:hAnsiTheme="minorBidi" w:cstheme="minorBidi"/>
        </w:rPr>
      </w:pPr>
      <w:r w:rsidRPr="002B7F5A">
        <w:rPr>
          <w:rFonts w:asciiTheme="minorBidi" w:hAnsiTheme="minorBidi" w:cstheme="minorBidi"/>
        </w:rPr>
        <w:t xml:space="preserve">Bay Labs software runs on top of the </w:t>
      </w:r>
      <w:r w:rsidR="00BD22DF" w:rsidRPr="002B7F5A">
        <w:rPr>
          <w:rFonts w:asciiTheme="minorBidi" w:hAnsiTheme="minorBidi" w:cstheme="minorBidi"/>
        </w:rPr>
        <w:t>Terason</w:t>
      </w:r>
      <w:r w:rsidRPr="002B7F5A">
        <w:rPr>
          <w:rFonts w:asciiTheme="minorBidi" w:hAnsiTheme="minorBidi" w:cstheme="minorBidi"/>
        </w:rPr>
        <w:t xml:space="preserve"> ultrasound device control software, without modifying safety parameters (e.g., acoustic output).  </w:t>
      </w:r>
      <w:r w:rsidR="0064762F" w:rsidRPr="002B7F5A">
        <w:rPr>
          <w:rFonts w:asciiTheme="minorBidi" w:hAnsiTheme="minorBidi" w:cstheme="minorBidi"/>
        </w:rPr>
        <w:t xml:space="preserve">The </w:t>
      </w:r>
      <w:proofErr w:type="spellStart"/>
      <w:r w:rsidR="001537AB" w:rsidRPr="002B7F5A">
        <w:rPr>
          <w:rFonts w:asciiTheme="minorBidi" w:hAnsiTheme="minorBidi" w:cstheme="minorBidi"/>
        </w:rPr>
        <w:t>EchoGPS</w:t>
      </w:r>
      <w:proofErr w:type="spellEnd"/>
      <w:r w:rsidR="001537AB" w:rsidRPr="002B7F5A">
        <w:rPr>
          <w:rFonts w:asciiTheme="minorBidi" w:hAnsiTheme="minorBidi" w:cstheme="minorBidi"/>
        </w:rPr>
        <w:t xml:space="preserve"> user interface</w:t>
      </w:r>
      <w:r w:rsidR="0064762F" w:rsidRPr="002B7F5A">
        <w:rPr>
          <w:rFonts w:asciiTheme="minorBidi" w:hAnsiTheme="minorBidi" w:cstheme="minorBidi"/>
        </w:rPr>
        <w:t xml:space="preserve"> does not entail modifications to the </w:t>
      </w:r>
      <w:r w:rsidR="004E450E" w:rsidRPr="002B7F5A">
        <w:rPr>
          <w:rFonts w:asciiTheme="minorBidi" w:hAnsiTheme="minorBidi" w:cstheme="minorBidi"/>
        </w:rPr>
        <w:t xml:space="preserve">underlying </w:t>
      </w:r>
      <w:proofErr w:type="spellStart"/>
      <w:r w:rsidR="0064762F" w:rsidRPr="002B7F5A">
        <w:rPr>
          <w:rFonts w:asciiTheme="minorBidi" w:hAnsiTheme="minorBidi" w:cstheme="minorBidi"/>
        </w:rPr>
        <w:t>Terason</w:t>
      </w:r>
      <w:proofErr w:type="spellEnd"/>
      <w:r w:rsidR="0064762F" w:rsidRPr="002B7F5A">
        <w:rPr>
          <w:rFonts w:asciiTheme="minorBidi" w:hAnsiTheme="minorBidi" w:cstheme="minorBidi"/>
        </w:rPr>
        <w:t xml:space="preserve"> </w:t>
      </w:r>
      <w:proofErr w:type="spellStart"/>
      <w:r w:rsidR="0064762F" w:rsidRPr="002B7F5A">
        <w:rPr>
          <w:rFonts w:asciiTheme="minorBidi" w:hAnsiTheme="minorBidi" w:cstheme="minorBidi"/>
        </w:rPr>
        <w:t>uSmart</w:t>
      </w:r>
      <w:proofErr w:type="spellEnd"/>
      <w:r w:rsidR="0064762F" w:rsidRPr="002B7F5A">
        <w:rPr>
          <w:rFonts w:asciiTheme="minorBidi" w:hAnsiTheme="minorBidi" w:cstheme="minorBidi"/>
        </w:rPr>
        <w:t xml:space="preserve"> 3200t hardware in a manner that would affect the mechanical or electrical safety of the device.  </w:t>
      </w:r>
      <w:r w:rsidR="00411FB9" w:rsidRPr="002B7F5A">
        <w:rPr>
          <w:rFonts w:asciiTheme="minorBidi" w:hAnsiTheme="minorBidi" w:cstheme="minorBidi"/>
        </w:rPr>
        <w:t xml:space="preserve">No hardware modifications have been made.  </w:t>
      </w:r>
      <w:r w:rsidR="0064762F" w:rsidRPr="002B7F5A">
        <w:rPr>
          <w:rFonts w:asciiTheme="minorBidi" w:hAnsiTheme="minorBidi" w:cstheme="minorBidi"/>
        </w:rPr>
        <w:t xml:space="preserve">Furthermore, </w:t>
      </w:r>
      <w:proofErr w:type="spellStart"/>
      <w:r w:rsidR="00FF0531" w:rsidRPr="002B7F5A">
        <w:rPr>
          <w:rFonts w:asciiTheme="minorBidi" w:hAnsiTheme="minorBidi" w:cstheme="minorBidi"/>
        </w:rPr>
        <w:t>Echo</w:t>
      </w:r>
      <w:r w:rsidR="00EB39FE" w:rsidRPr="002B7F5A">
        <w:rPr>
          <w:rFonts w:asciiTheme="minorBidi" w:hAnsiTheme="minorBidi" w:cstheme="minorBidi"/>
        </w:rPr>
        <w:t>GPS</w:t>
      </w:r>
      <w:proofErr w:type="spellEnd"/>
      <w:r w:rsidR="00BF0411" w:rsidRPr="002B7F5A">
        <w:rPr>
          <w:rFonts w:asciiTheme="minorBidi" w:hAnsiTheme="minorBidi" w:cstheme="minorBidi"/>
        </w:rPr>
        <w:t xml:space="preserve"> software does not allow or produce changes to fundamental operational settings that might affect patient safety.  </w:t>
      </w:r>
      <w:r w:rsidR="00A361E7" w:rsidRPr="002B7F5A">
        <w:rPr>
          <w:rFonts w:asciiTheme="minorBidi" w:hAnsiTheme="minorBidi" w:cstheme="minorBidi"/>
        </w:rPr>
        <w:t xml:space="preserve">The ultrasound engine of the underlying </w:t>
      </w:r>
      <w:proofErr w:type="spellStart"/>
      <w:r w:rsidR="00A361E7" w:rsidRPr="002B7F5A">
        <w:rPr>
          <w:rFonts w:asciiTheme="minorBidi" w:hAnsiTheme="minorBidi" w:cstheme="minorBidi"/>
        </w:rPr>
        <w:t>Terason</w:t>
      </w:r>
      <w:proofErr w:type="spellEnd"/>
      <w:r w:rsidR="00A361E7" w:rsidRPr="002B7F5A">
        <w:rPr>
          <w:rFonts w:asciiTheme="minorBidi" w:hAnsiTheme="minorBidi" w:cstheme="minorBidi"/>
        </w:rPr>
        <w:t xml:space="preserve"> </w:t>
      </w:r>
      <w:proofErr w:type="spellStart"/>
      <w:r w:rsidR="00A361E7" w:rsidRPr="002B7F5A">
        <w:rPr>
          <w:rFonts w:asciiTheme="minorBidi" w:hAnsiTheme="minorBidi" w:cstheme="minorBidi"/>
        </w:rPr>
        <w:t>uSmart</w:t>
      </w:r>
      <w:proofErr w:type="spellEnd"/>
      <w:r w:rsidR="00A361E7" w:rsidRPr="002B7F5A">
        <w:rPr>
          <w:rFonts w:asciiTheme="minorBidi" w:hAnsiTheme="minorBidi" w:cstheme="minorBidi"/>
        </w:rPr>
        <w:t xml:space="preserve"> 3200t, including transmit/receive parameters, image formation and image processing are not modified. </w:t>
      </w:r>
      <w:r w:rsidR="00BF0411" w:rsidRPr="002B7F5A">
        <w:rPr>
          <w:rFonts w:asciiTheme="minorBidi" w:hAnsiTheme="minorBidi" w:cstheme="minorBidi"/>
        </w:rPr>
        <w:t>Acoustic output levels of the system are controlled to meet FDA limits and these controls are not altered in this i</w:t>
      </w:r>
      <w:r w:rsidR="008D0247" w:rsidRPr="002B7F5A">
        <w:rPr>
          <w:rFonts w:asciiTheme="minorBidi" w:hAnsiTheme="minorBidi" w:cstheme="minorBidi"/>
        </w:rPr>
        <w:t>mplementation.</w:t>
      </w:r>
      <w:r w:rsidR="002A4250" w:rsidRPr="002B7F5A">
        <w:rPr>
          <w:rFonts w:asciiTheme="minorBidi" w:hAnsiTheme="minorBidi" w:cstheme="minorBidi"/>
        </w:rPr>
        <w:t xml:space="preserve"> Verifying </w:t>
      </w:r>
      <w:r w:rsidR="0064762F" w:rsidRPr="002B7F5A">
        <w:rPr>
          <w:rFonts w:asciiTheme="minorBidi" w:hAnsiTheme="minorBidi" w:cstheme="minorBidi"/>
        </w:rPr>
        <w:t>this</w:t>
      </w:r>
      <w:r w:rsidR="002A4250" w:rsidRPr="002B7F5A">
        <w:rPr>
          <w:rFonts w:asciiTheme="minorBidi" w:hAnsiTheme="minorBidi" w:cstheme="minorBidi"/>
        </w:rPr>
        <w:t>, Noah Berger, Director, Software Engineering at Terason, states</w:t>
      </w:r>
      <w:r w:rsidR="00E46547" w:rsidRPr="002B7F5A">
        <w:rPr>
          <w:rFonts w:asciiTheme="minorBidi" w:hAnsiTheme="minorBidi" w:cstheme="minorBidi"/>
        </w:rPr>
        <w:t>:</w:t>
      </w:r>
      <w:r w:rsidR="002A4250" w:rsidRPr="002B7F5A">
        <w:rPr>
          <w:rFonts w:asciiTheme="minorBidi" w:hAnsiTheme="minorBidi" w:cstheme="minorBidi"/>
        </w:rPr>
        <w:t xml:space="preserve"> </w:t>
      </w:r>
    </w:p>
    <w:p w14:paraId="0717E31E" w14:textId="77777777" w:rsidR="00D715D9" w:rsidRPr="002B7F5A" w:rsidRDefault="00D715D9" w:rsidP="005E5684">
      <w:pPr>
        <w:rPr>
          <w:rFonts w:asciiTheme="minorBidi" w:hAnsiTheme="minorBidi" w:cstheme="minorBidi"/>
        </w:rPr>
      </w:pPr>
    </w:p>
    <w:p w14:paraId="3A70A15C" w14:textId="77777777" w:rsidR="008173E4" w:rsidRPr="002B7F5A" w:rsidRDefault="002A4250" w:rsidP="00BE1142">
      <w:pPr>
        <w:ind w:left="720"/>
        <w:rPr>
          <w:rFonts w:asciiTheme="minorBidi" w:hAnsiTheme="minorBidi" w:cstheme="minorBidi"/>
        </w:rPr>
      </w:pPr>
      <w:r w:rsidRPr="002B7F5A">
        <w:rPr>
          <w:rFonts w:asciiTheme="minorBidi" w:hAnsiTheme="minorBidi" w:cstheme="minorBidi"/>
        </w:rPr>
        <w:t xml:space="preserve">“Using automation calls to control Depth and Overall Gain will not create a situation such that the acoustic output and thermal characteristics of the transducer would exceed regulatory limits.  The automation functions for Depth and Gain work through </w:t>
      </w:r>
      <w:r w:rsidRPr="002B7F5A">
        <w:rPr>
          <w:rFonts w:asciiTheme="minorBidi" w:hAnsiTheme="minorBidi" w:cstheme="minorBidi"/>
        </w:rPr>
        <w:lastRenderedPageBreak/>
        <w:t>the same mechanism as the corresponding controls on the main user interface.  User interface controls in general are maintained in modules separate from Acoustic and thermal limits.  Moreover, a hardware watchdog mechanism in the ultrasound engine disables transmit inside the engine in the event that the PC application software stops working.”</w:t>
      </w:r>
    </w:p>
    <w:p w14:paraId="0DEB0763" w14:textId="77777777" w:rsidR="00BE1142" w:rsidRPr="002B7F5A" w:rsidRDefault="00BE1142" w:rsidP="00923D08">
      <w:pPr>
        <w:ind w:left="720"/>
        <w:rPr>
          <w:rFonts w:asciiTheme="minorBidi" w:hAnsiTheme="minorBidi" w:cstheme="minorBidi"/>
        </w:rPr>
      </w:pPr>
    </w:p>
    <w:p w14:paraId="0C8726F4" w14:textId="21779C1D" w:rsidR="008173E4" w:rsidRPr="002B7F5A" w:rsidRDefault="00D63E26" w:rsidP="005A27C4">
      <w:pPr>
        <w:pStyle w:val="Heading2"/>
        <w:rPr>
          <w:rFonts w:asciiTheme="minorBidi" w:hAnsiTheme="minorBidi" w:cstheme="minorBidi"/>
          <w:szCs w:val="24"/>
        </w:rPr>
      </w:pPr>
      <w:bookmarkStart w:id="16" w:name="_Ref357181580"/>
      <w:bookmarkStart w:id="17" w:name="_Toc356525480"/>
      <w:bookmarkStart w:id="18" w:name="_Toc520280143"/>
      <w:r>
        <w:rPr>
          <w:rFonts w:asciiTheme="minorBidi" w:hAnsiTheme="minorBidi" w:cstheme="minorBidi"/>
          <w:szCs w:val="24"/>
        </w:rPr>
        <w:t>C</w:t>
      </w:r>
      <w:r w:rsidR="008173E4" w:rsidRPr="002B7F5A">
        <w:rPr>
          <w:rFonts w:asciiTheme="minorBidi" w:hAnsiTheme="minorBidi" w:cstheme="minorBidi"/>
          <w:szCs w:val="24"/>
        </w:rPr>
        <w:t>linical Data</w:t>
      </w:r>
      <w:bookmarkEnd w:id="16"/>
      <w:bookmarkEnd w:id="17"/>
      <w:bookmarkEnd w:id="18"/>
    </w:p>
    <w:p w14:paraId="37EE04C8" w14:textId="77777777" w:rsidR="00F565EE" w:rsidRPr="002B7F5A" w:rsidRDefault="00F565EE" w:rsidP="00F565EE">
      <w:pPr>
        <w:rPr>
          <w:rFonts w:asciiTheme="minorBidi" w:hAnsiTheme="minorBidi" w:cstheme="minorBidi"/>
        </w:rPr>
      </w:pPr>
      <w:r w:rsidRPr="002B7F5A">
        <w:rPr>
          <w:rFonts w:asciiTheme="minorBidi" w:hAnsiTheme="minorBidi" w:cstheme="minorBidi"/>
        </w:rPr>
        <w:t>This proposed study is motivated by two internal studies done at Bay Labs, Inc.</w:t>
      </w:r>
    </w:p>
    <w:p w14:paraId="413A3197" w14:textId="77777777" w:rsidR="001D7EA2" w:rsidRPr="002B7F5A" w:rsidRDefault="001D7EA2" w:rsidP="00F565EE">
      <w:pPr>
        <w:rPr>
          <w:rFonts w:asciiTheme="minorBidi" w:hAnsiTheme="minorBidi" w:cstheme="minorBidi"/>
          <w:b/>
        </w:rPr>
      </w:pPr>
    </w:p>
    <w:p w14:paraId="708D4BE3" w14:textId="77777777" w:rsidR="00F565EE" w:rsidRPr="002B7F5A" w:rsidRDefault="00F565EE" w:rsidP="00F565EE">
      <w:pPr>
        <w:rPr>
          <w:rFonts w:asciiTheme="minorBidi" w:hAnsiTheme="minorBidi" w:cstheme="minorBidi"/>
        </w:rPr>
      </w:pPr>
      <w:r w:rsidRPr="002B7F5A">
        <w:rPr>
          <w:rFonts w:asciiTheme="minorBidi" w:hAnsiTheme="minorBidi" w:cstheme="minorBidi"/>
          <w:b/>
        </w:rPr>
        <w:t xml:space="preserve">Study on automatic </w:t>
      </w:r>
      <w:r w:rsidR="004D452A" w:rsidRPr="002B7F5A">
        <w:rPr>
          <w:rFonts w:asciiTheme="minorBidi" w:hAnsiTheme="minorBidi" w:cstheme="minorBidi"/>
          <w:b/>
        </w:rPr>
        <w:t>LV</w:t>
      </w:r>
      <w:r w:rsidRPr="002B7F5A">
        <w:rPr>
          <w:rFonts w:asciiTheme="minorBidi" w:hAnsiTheme="minorBidi" w:cstheme="minorBidi"/>
          <w:b/>
        </w:rPr>
        <w:t>EF estimation technology (AutoEF)</w:t>
      </w:r>
      <w:r w:rsidRPr="002B7F5A">
        <w:rPr>
          <w:rFonts w:asciiTheme="minorBidi" w:hAnsiTheme="minorBidi" w:cstheme="minorBidi"/>
        </w:rPr>
        <w:t>: The first internal study was a retrospective analysis using M</w:t>
      </w:r>
      <w:r w:rsidR="00245622" w:rsidRPr="002B7F5A">
        <w:rPr>
          <w:rFonts w:asciiTheme="minorBidi" w:hAnsiTheme="minorBidi" w:cstheme="minorBidi"/>
        </w:rPr>
        <w:t xml:space="preserve">inneapolis </w:t>
      </w:r>
      <w:r w:rsidRPr="002B7F5A">
        <w:rPr>
          <w:rFonts w:asciiTheme="minorBidi" w:hAnsiTheme="minorBidi" w:cstheme="minorBidi"/>
        </w:rPr>
        <w:t>H</w:t>
      </w:r>
      <w:r w:rsidR="00245622" w:rsidRPr="002B7F5A">
        <w:rPr>
          <w:rFonts w:asciiTheme="minorBidi" w:hAnsiTheme="minorBidi" w:cstheme="minorBidi"/>
        </w:rPr>
        <w:t xml:space="preserve">eart </w:t>
      </w:r>
      <w:r w:rsidRPr="002B7F5A">
        <w:rPr>
          <w:rFonts w:asciiTheme="minorBidi" w:hAnsiTheme="minorBidi" w:cstheme="minorBidi"/>
        </w:rPr>
        <w:t>I</w:t>
      </w:r>
      <w:r w:rsidR="00245622" w:rsidRPr="002B7F5A">
        <w:rPr>
          <w:rFonts w:asciiTheme="minorBidi" w:hAnsiTheme="minorBidi" w:cstheme="minorBidi"/>
        </w:rPr>
        <w:t>nstitute</w:t>
      </w:r>
      <w:r w:rsidRPr="002B7F5A">
        <w:rPr>
          <w:rFonts w:asciiTheme="minorBidi" w:hAnsiTheme="minorBidi" w:cstheme="minorBidi"/>
        </w:rPr>
        <w:t xml:space="preserve">’s extensive echocardiogram database to demonstrate the performance of Bay Labs’ automated ejection fraction software.  This retrospective study indicated that Bay Labs’ automated </w:t>
      </w:r>
      <w:r w:rsidR="004D452A" w:rsidRPr="002B7F5A">
        <w:rPr>
          <w:rFonts w:asciiTheme="minorBidi" w:hAnsiTheme="minorBidi" w:cstheme="minorBidi"/>
        </w:rPr>
        <w:t>LVEF</w:t>
      </w:r>
      <w:r w:rsidRPr="002B7F5A">
        <w:rPr>
          <w:rFonts w:asciiTheme="minorBidi" w:hAnsiTheme="minorBidi" w:cstheme="minorBidi"/>
        </w:rPr>
        <w:t xml:space="preserve"> software (AutoEF) is accurate in that its </w:t>
      </w:r>
      <w:r w:rsidR="004D452A" w:rsidRPr="002B7F5A">
        <w:rPr>
          <w:rFonts w:asciiTheme="minorBidi" w:hAnsiTheme="minorBidi" w:cstheme="minorBidi"/>
        </w:rPr>
        <w:t>LV</w:t>
      </w:r>
      <w:r w:rsidRPr="002B7F5A">
        <w:rPr>
          <w:rFonts w:asciiTheme="minorBidi" w:hAnsiTheme="minorBidi" w:cstheme="minorBidi"/>
        </w:rPr>
        <w:t xml:space="preserve">EF prediction is well within the variability of </w:t>
      </w:r>
      <w:r w:rsidR="004D452A" w:rsidRPr="002B7F5A">
        <w:rPr>
          <w:rFonts w:asciiTheme="minorBidi" w:hAnsiTheme="minorBidi" w:cstheme="minorBidi"/>
        </w:rPr>
        <w:t>LV</w:t>
      </w:r>
      <w:r w:rsidRPr="002B7F5A">
        <w:rPr>
          <w:rFonts w:asciiTheme="minorBidi" w:hAnsiTheme="minorBidi" w:cstheme="minorBidi"/>
        </w:rPr>
        <w:t>EF estimations of cardiologists.  This result was presented to the FDA in a Pre-Submission Meeting.</w:t>
      </w:r>
    </w:p>
    <w:p w14:paraId="77A54217" w14:textId="77777777" w:rsidR="001D7EA2" w:rsidRPr="002B7F5A" w:rsidRDefault="001D7EA2" w:rsidP="00F565EE">
      <w:pPr>
        <w:rPr>
          <w:rFonts w:asciiTheme="minorBidi" w:hAnsiTheme="minorBidi" w:cstheme="minorBidi"/>
        </w:rPr>
      </w:pPr>
    </w:p>
    <w:p w14:paraId="19E56BA9" w14:textId="1F9E9A52" w:rsidR="00F565EE" w:rsidRDefault="00F565EE" w:rsidP="00F565EE">
      <w:pPr>
        <w:rPr>
          <w:rFonts w:asciiTheme="minorBidi" w:hAnsiTheme="minorBidi" w:cstheme="minorBidi"/>
        </w:rPr>
      </w:pPr>
      <w:r w:rsidRPr="002B7F5A">
        <w:rPr>
          <w:rFonts w:asciiTheme="minorBidi" w:hAnsiTheme="minorBidi" w:cstheme="minorBidi"/>
          <w:b/>
        </w:rPr>
        <w:t>Study on acquisition guidance technology (</w:t>
      </w:r>
      <w:proofErr w:type="spellStart"/>
      <w:r w:rsidRPr="002B7F5A">
        <w:rPr>
          <w:rFonts w:asciiTheme="minorBidi" w:hAnsiTheme="minorBidi" w:cstheme="minorBidi"/>
          <w:b/>
        </w:rPr>
        <w:t>EchoGPS</w:t>
      </w:r>
      <w:proofErr w:type="spellEnd"/>
      <w:r w:rsidRPr="002B7F5A">
        <w:rPr>
          <w:rFonts w:asciiTheme="minorBidi" w:hAnsiTheme="minorBidi" w:cstheme="minorBidi"/>
          <w:b/>
        </w:rPr>
        <w:t xml:space="preserve">) and automatic </w:t>
      </w:r>
      <w:r w:rsidR="004D452A" w:rsidRPr="002B7F5A">
        <w:rPr>
          <w:rFonts w:asciiTheme="minorBidi" w:hAnsiTheme="minorBidi" w:cstheme="minorBidi"/>
          <w:b/>
        </w:rPr>
        <w:t>LV</w:t>
      </w:r>
      <w:r w:rsidRPr="002B7F5A">
        <w:rPr>
          <w:rFonts w:asciiTheme="minorBidi" w:hAnsiTheme="minorBidi" w:cstheme="minorBidi"/>
          <w:b/>
        </w:rPr>
        <w:t>EF estimation technology (</w:t>
      </w:r>
      <w:proofErr w:type="spellStart"/>
      <w:r w:rsidRPr="002B7F5A">
        <w:rPr>
          <w:rFonts w:asciiTheme="minorBidi" w:hAnsiTheme="minorBidi" w:cstheme="minorBidi"/>
          <w:b/>
        </w:rPr>
        <w:t>AutoEF</w:t>
      </w:r>
      <w:proofErr w:type="spellEnd"/>
      <w:r w:rsidRPr="002B7F5A">
        <w:rPr>
          <w:rFonts w:asciiTheme="minorBidi" w:hAnsiTheme="minorBidi" w:cstheme="minorBidi"/>
          <w:b/>
        </w:rPr>
        <w:t xml:space="preserve">) included in </w:t>
      </w:r>
      <w:proofErr w:type="spellStart"/>
      <w:r w:rsidR="00FE6F72" w:rsidRPr="002B7F5A">
        <w:rPr>
          <w:rFonts w:asciiTheme="minorBidi" w:hAnsiTheme="minorBidi" w:cstheme="minorBidi"/>
          <w:b/>
        </w:rPr>
        <w:t>EchoGPS</w:t>
      </w:r>
      <w:proofErr w:type="spellEnd"/>
      <w:r w:rsidRPr="002B7F5A">
        <w:rPr>
          <w:rFonts w:asciiTheme="minorBidi" w:hAnsiTheme="minorBidi" w:cstheme="minorBidi"/>
        </w:rPr>
        <w:t xml:space="preserve">: The second internal study tested the performance of </w:t>
      </w:r>
      <w:proofErr w:type="spellStart"/>
      <w:r w:rsidR="00FE6F72" w:rsidRPr="002B7F5A">
        <w:rPr>
          <w:rFonts w:asciiTheme="minorBidi" w:hAnsiTheme="minorBidi" w:cstheme="minorBidi"/>
        </w:rPr>
        <w:t>EchoGPS</w:t>
      </w:r>
      <w:proofErr w:type="spellEnd"/>
      <w:r w:rsidRPr="002B7F5A">
        <w:rPr>
          <w:rFonts w:asciiTheme="minorBidi" w:hAnsiTheme="minorBidi" w:cstheme="minorBidi"/>
        </w:rPr>
        <w:t xml:space="preserve">, which combines </w:t>
      </w:r>
      <w:proofErr w:type="spellStart"/>
      <w:r w:rsidRPr="002B7F5A">
        <w:rPr>
          <w:rFonts w:asciiTheme="minorBidi" w:hAnsiTheme="minorBidi" w:cstheme="minorBidi"/>
        </w:rPr>
        <w:t>EchoGPS</w:t>
      </w:r>
      <w:proofErr w:type="spellEnd"/>
      <w:r w:rsidRPr="002B7F5A">
        <w:rPr>
          <w:rFonts w:asciiTheme="minorBidi" w:hAnsiTheme="minorBidi" w:cstheme="minorBidi"/>
        </w:rPr>
        <w:t xml:space="preserve"> and AutoEF.  This study attempted to mimi</w:t>
      </w:r>
      <w:r w:rsidR="007A1DF4" w:rsidRPr="002B7F5A">
        <w:rPr>
          <w:rFonts w:asciiTheme="minorBidi" w:hAnsiTheme="minorBidi" w:cstheme="minorBidi"/>
        </w:rPr>
        <w:t xml:space="preserve">c the proposed study </w:t>
      </w:r>
      <w:proofErr w:type="gramStart"/>
      <w:r w:rsidR="007A1DF4" w:rsidRPr="002B7F5A">
        <w:rPr>
          <w:rFonts w:asciiTheme="minorBidi" w:hAnsiTheme="minorBidi" w:cstheme="minorBidi"/>
        </w:rPr>
        <w:t>herein, and</w:t>
      </w:r>
      <w:proofErr w:type="gramEnd"/>
      <w:r w:rsidR="007A1DF4" w:rsidRPr="002B7F5A">
        <w:rPr>
          <w:rFonts w:asciiTheme="minorBidi" w:hAnsiTheme="minorBidi" w:cstheme="minorBidi"/>
        </w:rPr>
        <w:t xml:space="preserve"> showed a number of relevant observations: The outcome of this</w:t>
      </w:r>
      <w:r w:rsidRPr="002B7F5A">
        <w:rPr>
          <w:rFonts w:asciiTheme="minorBidi" w:hAnsiTheme="minorBidi" w:cstheme="minorBidi"/>
        </w:rPr>
        <w:t xml:space="preserve"> internal study suggested that </w:t>
      </w:r>
      <w:proofErr w:type="spellStart"/>
      <w:r w:rsidR="00FE6F72" w:rsidRPr="002B7F5A">
        <w:rPr>
          <w:rFonts w:asciiTheme="minorBidi" w:hAnsiTheme="minorBidi" w:cstheme="minorBidi"/>
        </w:rPr>
        <w:t>EchoGPS</w:t>
      </w:r>
      <w:proofErr w:type="spellEnd"/>
      <w:r w:rsidR="00FE6F72" w:rsidRPr="002B7F5A">
        <w:rPr>
          <w:rFonts w:asciiTheme="minorBidi" w:hAnsiTheme="minorBidi" w:cstheme="minorBidi"/>
        </w:rPr>
        <w:t xml:space="preserve"> </w:t>
      </w:r>
      <w:r w:rsidRPr="002B7F5A">
        <w:rPr>
          <w:rFonts w:asciiTheme="minorBidi" w:hAnsiTheme="minorBidi" w:cstheme="minorBidi"/>
        </w:rPr>
        <w:t xml:space="preserve">would be effective in assisting </w:t>
      </w:r>
      <w:r w:rsidR="007A1DF4" w:rsidRPr="002B7F5A">
        <w:rPr>
          <w:rFonts w:asciiTheme="minorBidi" w:hAnsiTheme="minorBidi" w:cstheme="minorBidi"/>
        </w:rPr>
        <w:t xml:space="preserve">imagery </w:t>
      </w:r>
      <w:r w:rsidRPr="002B7F5A">
        <w:rPr>
          <w:rFonts w:asciiTheme="minorBidi" w:hAnsiTheme="minorBidi" w:cstheme="minorBidi"/>
        </w:rPr>
        <w:t xml:space="preserve">acquisition and EF </w:t>
      </w:r>
      <w:r w:rsidR="007A1DF4" w:rsidRPr="002B7F5A">
        <w:rPr>
          <w:rFonts w:asciiTheme="minorBidi" w:hAnsiTheme="minorBidi" w:cstheme="minorBidi"/>
        </w:rPr>
        <w:t>measurement.  These initial results serve</w:t>
      </w:r>
      <w:r w:rsidRPr="002B7F5A">
        <w:rPr>
          <w:rFonts w:asciiTheme="minorBidi" w:hAnsiTheme="minorBidi" w:cstheme="minorBidi"/>
        </w:rPr>
        <w:t xml:space="preserve"> as a power analysis </w:t>
      </w:r>
      <w:r w:rsidR="007A1DF4" w:rsidRPr="002B7F5A">
        <w:rPr>
          <w:rFonts w:asciiTheme="minorBidi" w:hAnsiTheme="minorBidi" w:cstheme="minorBidi"/>
        </w:rPr>
        <w:t xml:space="preserve">here </w:t>
      </w:r>
      <w:r w:rsidR="00DB3E2C" w:rsidRPr="002B7F5A">
        <w:rPr>
          <w:rFonts w:asciiTheme="minorBidi" w:hAnsiTheme="minorBidi" w:cstheme="minorBidi"/>
        </w:rPr>
        <w:t xml:space="preserve">(i.e., the maximum subjects to recruit, </w:t>
      </w:r>
      <w:r w:rsidR="00552C35" w:rsidRPr="002B7F5A">
        <w:rPr>
          <w:rFonts w:asciiTheme="minorBidi" w:hAnsiTheme="minorBidi" w:cstheme="minorBidi"/>
        </w:rPr>
        <w:t>10</w:t>
      </w:r>
      <w:r w:rsidR="00DB3E2C" w:rsidRPr="002B7F5A">
        <w:rPr>
          <w:rFonts w:asciiTheme="minorBidi" w:hAnsiTheme="minorBidi" w:cstheme="minorBidi"/>
        </w:rPr>
        <w:t xml:space="preserve">0) </w:t>
      </w:r>
      <w:r w:rsidRPr="002B7F5A">
        <w:rPr>
          <w:rFonts w:asciiTheme="minorBidi" w:hAnsiTheme="minorBidi" w:cstheme="minorBidi"/>
        </w:rPr>
        <w:t xml:space="preserve">to motivate the proposed study. </w:t>
      </w:r>
      <w:r w:rsidR="007A1DF4" w:rsidRPr="002B7F5A">
        <w:rPr>
          <w:rFonts w:asciiTheme="minorBidi" w:hAnsiTheme="minorBidi" w:cstheme="minorBidi"/>
        </w:rPr>
        <w:t xml:space="preserve"> Admittedly, h</w:t>
      </w:r>
      <w:r w:rsidRPr="002B7F5A">
        <w:rPr>
          <w:rFonts w:asciiTheme="minorBidi" w:hAnsiTheme="minorBidi" w:cstheme="minorBidi"/>
        </w:rPr>
        <w:t xml:space="preserve">owever, this internal study did not have adequate patient disease diversity (a range of </w:t>
      </w:r>
      <w:r w:rsidR="007A1DF4" w:rsidRPr="002B7F5A">
        <w:rPr>
          <w:rFonts w:asciiTheme="minorBidi" w:hAnsiTheme="minorBidi" w:cstheme="minorBidi"/>
        </w:rPr>
        <w:t>LV</w:t>
      </w:r>
      <w:r w:rsidRPr="002B7F5A">
        <w:rPr>
          <w:rFonts w:asciiTheme="minorBidi" w:hAnsiTheme="minorBidi" w:cstheme="minorBidi"/>
        </w:rPr>
        <w:t>EF values), was not at a large enough sample size to allow sub-</w:t>
      </w:r>
      <w:proofErr w:type="gramStart"/>
      <w:r w:rsidRPr="002B7F5A">
        <w:rPr>
          <w:rFonts w:asciiTheme="minorBidi" w:hAnsiTheme="minorBidi" w:cstheme="minorBidi"/>
        </w:rPr>
        <w:t>analysis, and</w:t>
      </w:r>
      <w:proofErr w:type="gramEnd"/>
      <w:r w:rsidRPr="002B7F5A">
        <w:rPr>
          <w:rFonts w:asciiTheme="minorBidi" w:hAnsiTheme="minorBidi" w:cstheme="minorBidi"/>
        </w:rPr>
        <w:t xml:space="preserve"> was not in a clinical setting.</w:t>
      </w:r>
    </w:p>
    <w:p w14:paraId="22930AD7" w14:textId="7E13A5C8" w:rsidR="00692BA4" w:rsidRDefault="00692BA4" w:rsidP="00F565EE">
      <w:pPr>
        <w:rPr>
          <w:rFonts w:asciiTheme="minorBidi" w:hAnsiTheme="minorBidi" w:cstheme="minorBidi"/>
        </w:rPr>
      </w:pPr>
    </w:p>
    <w:p w14:paraId="429C5B99" w14:textId="4B4AE6BA" w:rsidR="00D56A8D" w:rsidRPr="008E78D4" w:rsidRDefault="00D56A8D" w:rsidP="00D56A8D">
      <w:pPr>
        <w:rPr>
          <w:rFonts w:asciiTheme="minorBidi" w:hAnsiTheme="minorBidi" w:cstheme="minorBidi"/>
        </w:rPr>
      </w:pPr>
      <w:r>
        <w:rPr>
          <w:rFonts w:asciiTheme="minorBidi" w:hAnsiTheme="minorBidi" w:cstheme="minorBidi"/>
          <w:b/>
        </w:rPr>
        <w:t xml:space="preserve">MHI Study: </w:t>
      </w:r>
      <w:r w:rsidRPr="008E78D4">
        <w:rPr>
          <w:rFonts w:asciiTheme="minorBidi" w:hAnsiTheme="minorBidi" w:cstheme="minorBidi"/>
        </w:rPr>
        <w:t xml:space="preserve">Bay Labs conducted a clinical study at the Minneapolis Heart Institute (MHI) in 2017. In this IRB-approved study, </w:t>
      </w:r>
      <w:r w:rsidR="00E70A9E">
        <w:rPr>
          <w:rFonts w:asciiTheme="minorBidi" w:hAnsiTheme="minorBidi" w:cstheme="minorBidi"/>
        </w:rPr>
        <w:t>registered</w:t>
      </w:r>
      <w:r w:rsidRPr="008E78D4">
        <w:rPr>
          <w:rFonts w:asciiTheme="minorBidi" w:hAnsiTheme="minorBidi" w:cstheme="minorBidi"/>
        </w:rPr>
        <w:t xml:space="preserve"> cardiac sonographers performed echo exams on 50 patients using </w:t>
      </w:r>
      <w:proofErr w:type="spellStart"/>
      <w:r w:rsidRPr="008E78D4">
        <w:rPr>
          <w:rFonts w:asciiTheme="minorBidi" w:hAnsiTheme="minorBidi" w:cstheme="minorBidi"/>
        </w:rPr>
        <w:t>EchoGPS</w:t>
      </w:r>
      <w:proofErr w:type="spellEnd"/>
      <w:r w:rsidRPr="008E78D4">
        <w:rPr>
          <w:rFonts w:asciiTheme="minorBidi" w:hAnsiTheme="minorBidi" w:cstheme="minorBidi"/>
        </w:rPr>
        <w:t xml:space="preserve"> and the “native” non-</w:t>
      </w:r>
      <w:proofErr w:type="spellStart"/>
      <w:r w:rsidRPr="008E78D4">
        <w:rPr>
          <w:rFonts w:asciiTheme="minorBidi" w:hAnsiTheme="minorBidi" w:cstheme="minorBidi"/>
        </w:rPr>
        <w:t>EchoGPS</w:t>
      </w:r>
      <w:proofErr w:type="spellEnd"/>
      <w:r w:rsidRPr="008E78D4">
        <w:rPr>
          <w:rFonts w:asciiTheme="minorBidi" w:hAnsiTheme="minorBidi" w:cstheme="minorBidi"/>
        </w:rPr>
        <w:t xml:space="preserve"> version of the cleared, base ultrasound system, the </w:t>
      </w:r>
      <w:proofErr w:type="spellStart"/>
      <w:r w:rsidRPr="008E78D4">
        <w:rPr>
          <w:rFonts w:asciiTheme="minorBidi" w:hAnsiTheme="minorBidi" w:cstheme="minorBidi"/>
        </w:rPr>
        <w:t>Terason</w:t>
      </w:r>
      <w:proofErr w:type="spellEnd"/>
      <w:r w:rsidRPr="008E78D4">
        <w:rPr>
          <w:rFonts w:asciiTheme="minorBidi" w:hAnsiTheme="minorBidi" w:cstheme="minorBidi"/>
        </w:rPr>
        <w:t xml:space="preserve"> </w:t>
      </w:r>
      <w:proofErr w:type="spellStart"/>
      <w:r w:rsidRPr="008E78D4">
        <w:rPr>
          <w:rFonts w:asciiTheme="minorBidi" w:hAnsiTheme="minorBidi" w:cstheme="minorBidi"/>
        </w:rPr>
        <w:t>uSmart</w:t>
      </w:r>
      <w:proofErr w:type="spellEnd"/>
      <w:r w:rsidRPr="008E78D4">
        <w:rPr>
          <w:rFonts w:asciiTheme="minorBidi" w:hAnsiTheme="minorBidi" w:cstheme="minorBidi"/>
        </w:rPr>
        <w:t xml:space="preserve"> 3200t. </w:t>
      </w:r>
      <w:r w:rsidR="008E78D4">
        <w:rPr>
          <w:rFonts w:asciiTheme="minorBidi" w:hAnsiTheme="minorBidi" w:cstheme="minorBidi"/>
        </w:rPr>
        <w:t>Ten</w:t>
      </w:r>
      <w:r w:rsidRPr="008E78D4">
        <w:rPr>
          <w:rFonts w:asciiTheme="minorBidi" w:hAnsiTheme="minorBidi" w:cstheme="minorBidi"/>
        </w:rPr>
        <w:t xml:space="preserve"> (10) views </w:t>
      </w:r>
      <w:r w:rsidR="008E78D4">
        <w:rPr>
          <w:rFonts w:asciiTheme="minorBidi" w:hAnsiTheme="minorBidi" w:cstheme="minorBidi"/>
        </w:rPr>
        <w:t xml:space="preserve">(PLAX, PSAX-AV, PSAX-PM, PSAX-MV, AP4, AP5, AP2, AP3, SubC4, Sub-IVC) </w:t>
      </w:r>
      <w:r w:rsidRPr="008E78D4">
        <w:rPr>
          <w:rFonts w:asciiTheme="minorBidi" w:hAnsiTheme="minorBidi" w:cstheme="minorBidi"/>
        </w:rPr>
        <w:t xml:space="preserve">were included. Recorded images from the two systems were graded for diagnostic image quality </w:t>
      </w:r>
      <w:r w:rsidR="008E78D4">
        <w:rPr>
          <w:rFonts w:asciiTheme="minorBidi" w:hAnsiTheme="minorBidi" w:cstheme="minorBidi"/>
        </w:rPr>
        <w:t xml:space="preserve">using the ACEP scale </w:t>
      </w:r>
      <w:r w:rsidRPr="008E78D4">
        <w:rPr>
          <w:rFonts w:asciiTheme="minorBidi" w:hAnsiTheme="minorBidi" w:cstheme="minorBidi"/>
        </w:rPr>
        <w:t xml:space="preserve">by </w:t>
      </w:r>
      <w:r w:rsidR="008E78D4">
        <w:rPr>
          <w:rFonts w:asciiTheme="minorBidi" w:hAnsiTheme="minorBidi" w:cstheme="minorBidi"/>
        </w:rPr>
        <w:t xml:space="preserve">three </w:t>
      </w:r>
      <w:r w:rsidRPr="008E78D4">
        <w:rPr>
          <w:rFonts w:asciiTheme="minorBidi" w:hAnsiTheme="minorBidi" w:cstheme="minorBidi"/>
        </w:rPr>
        <w:t>blinded expert cardiologists. Patients were a convenience sample presenting to the Echo Lab for full echocardiograms which were conducted afterwards using the lab’s standard echo system.  </w:t>
      </w:r>
      <w:r>
        <w:rPr>
          <w:rFonts w:asciiTheme="minorBidi" w:hAnsiTheme="minorBidi" w:cstheme="minorBidi"/>
        </w:rPr>
        <w:t xml:space="preserve"> </w:t>
      </w:r>
      <w:r w:rsidRPr="008E78D4">
        <w:rPr>
          <w:rFonts w:asciiTheme="minorBidi" w:hAnsiTheme="minorBidi" w:cstheme="minorBidi"/>
        </w:rPr>
        <w:t xml:space="preserve">The results showed that there was no statistically significant difference in </w:t>
      </w:r>
      <w:r w:rsidR="008E78D4">
        <w:rPr>
          <w:rFonts w:asciiTheme="minorBidi" w:hAnsiTheme="minorBidi" w:cstheme="minorBidi"/>
        </w:rPr>
        <w:t xml:space="preserve">diagnostic </w:t>
      </w:r>
      <w:r w:rsidRPr="008E78D4">
        <w:rPr>
          <w:rFonts w:asciiTheme="minorBidi" w:hAnsiTheme="minorBidi" w:cstheme="minorBidi"/>
        </w:rPr>
        <w:t xml:space="preserve">image quality between images acquired with and without use of the </w:t>
      </w:r>
      <w:proofErr w:type="spellStart"/>
      <w:r w:rsidRPr="008E78D4">
        <w:rPr>
          <w:rFonts w:asciiTheme="minorBidi" w:hAnsiTheme="minorBidi" w:cstheme="minorBidi"/>
        </w:rPr>
        <w:t>EchoGPS</w:t>
      </w:r>
      <w:proofErr w:type="spellEnd"/>
      <w:r w:rsidRPr="008E78D4">
        <w:rPr>
          <w:rFonts w:asciiTheme="minorBidi" w:hAnsiTheme="minorBidi" w:cstheme="minorBidi"/>
        </w:rPr>
        <w:t xml:space="preserve">. These results show that </w:t>
      </w:r>
      <w:proofErr w:type="spellStart"/>
      <w:r w:rsidRPr="008E78D4">
        <w:rPr>
          <w:rFonts w:asciiTheme="minorBidi" w:hAnsiTheme="minorBidi" w:cstheme="minorBidi"/>
        </w:rPr>
        <w:t>EchoGPS</w:t>
      </w:r>
      <w:proofErr w:type="spellEnd"/>
      <w:r w:rsidRPr="008E78D4">
        <w:rPr>
          <w:rFonts w:asciiTheme="minorBidi" w:hAnsiTheme="minorBidi" w:cstheme="minorBidi"/>
        </w:rPr>
        <w:t xml:space="preserve"> does not introduce risks (e.g., reduced image quality) when used by a skilled sonographer who possesses a thorough understanding of sonography.</w:t>
      </w:r>
    </w:p>
    <w:p w14:paraId="5AB4EE7B" w14:textId="77777777" w:rsidR="00D56A8D" w:rsidRDefault="00D56A8D" w:rsidP="00692BA4">
      <w:pPr>
        <w:rPr>
          <w:rFonts w:asciiTheme="minorBidi" w:hAnsiTheme="minorBidi" w:cstheme="minorBidi"/>
          <w:b/>
        </w:rPr>
      </w:pPr>
    </w:p>
    <w:p w14:paraId="4C866C8F" w14:textId="5C699CE5" w:rsidR="00692BA4" w:rsidRPr="00692BA4" w:rsidRDefault="00692BA4" w:rsidP="00692BA4">
      <w:pPr>
        <w:rPr>
          <w:rFonts w:asciiTheme="minorBidi" w:hAnsiTheme="minorBidi" w:cstheme="minorBidi"/>
        </w:rPr>
      </w:pPr>
      <w:r>
        <w:rPr>
          <w:rFonts w:asciiTheme="minorBidi" w:hAnsiTheme="minorBidi" w:cstheme="minorBidi"/>
          <w:b/>
        </w:rPr>
        <w:t>BASE</w:t>
      </w:r>
      <w:r w:rsidRPr="008E78D4">
        <w:rPr>
          <w:rFonts w:asciiTheme="minorBidi" w:hAnsiTheme="minorBidi" w:cstheme="minorBidi"/>
          <w:b/>
        </w:rPr>
        <w:t xml:space="preserve"> Study:</w:t>
      </w:r>
      <w:r>
        <w:rPr>
          <w:rFonts w:asciiTheme="minorBidi" w:hAnsiTheme="minorBidi" w:cstheme="minorBidi"/>
        </w:rPr>
        <w:t xml:space="preserve"> </w:t>
      </w:r>
      <w:r w:rsidRPr="00692BA4">
        <w:rPr>
          <w:rFonts w:asciiTheme="minorBidi" w:hAnsiTheme="minorBidi" w:cstheme="minorBidi"/>
        </w:rPr>
        <w:t xml:space="preserve">Bay Labs’ most recent internal testing for </w:t>
      </w:r>
      <w:proofErr w:type="spellStart"/>
      <w:r w:rsidRPr="00692BA4">
        <w:rPr>
          <w:rFonts w:asciiTheme="minorBidi" w:hAnsiTheme="minorBidi" w:cstheme="minorBidi"/>
        </w:rPr>
        <w:t>EchoGPS</w:t>
      </w:r>
      <w:proofErr w:type="spellEnd"/>
      <w:r w:rsidRPr="00692BA4">
        <w:rPr>
          <w:rFonts w:asciiTheme="minorBidi" w:hAnsiTheme="minorBidi" w:cstheme="minorBidi"/>
        </w:rPr>
        <w:t xml:space="preserve"> was held on August 6-15, 2018. The in-house study was called the Benchmark Algorithm and Secondary Evaluations (BASE) study. Five (5) registered nurses (RNs) who had never acquired echocardiogram images before participated in BASE as the users of </w:t>
      </w:r>
      <w:proofErr w:type="spellStart"/>
      <w:r w:rsidRPr="00692BA4">
        <w:rPr>
          <w:rFonts w:asciiTheme="minorBidi" w:hAnsiTheme="minorBidi" w:cstheme="minorBidi"/>
        </w:rPr>
        <w:t>EchoGPS</w:t>
      </w:r>
      <w:proofErr w:type="spellEnd"/>
      <w:r w:rsidRPr="00692BA4">
        <w:rPr>
          <w:rFonts w:asciiTheme="minorBidi" w:hAnsiTheme="minorBidi" w:cstheme="minorBidi"/>
        </w:rPr>
        <w:t xml:space="preserve">. In fact, four (4) of the five (5) nurses had never used ultrasound at all (one RN had used an ultrasound for IV placement). </w:t>
      </w:r>
      <w:r w:rsidRPr="00692BA4">
        <w:rPr>
          <w:rFonts w:asciiTheme="minorBidi" w:hAnsiTheme="minorBidi" w:cstheme="minorBidi"/>
        </w:rPr>
        <w:lastRenderedPageBreak/>
        <w:t>Subjects (those being scanned as simulated patients) were selected to represent expected body-mass index (BMI) distribution (and resulting expected technical difficulty for acquiring ultrasound images) in a normal echocardiography laboratory.</w:t>
      </w:r>
      <w:r>
        <w:rPr>
          <w:rFonts w:asciiTheme="minorBidi" w:hAnsiTheme="minorBidi" w:cstheme="minorBidi"/>
        </w:rPr>
        <w:t xml:space="preserve"> N</w:t>
      </w:r>
      <w:r w:rsidRPr="00692BA4">
        <w:rPr>
          <w:rFonts w:asciiTheme="minorBidi" w:hAnsiTheme="minorBidi" w:cstheme="minorBidi"/>
        </w:rPr>
        <w:t>ovice users (RNs) were able to develop clinically valuable proficiency in acquiring six</w:t>
      </w:r>
      <w:r w:rsidR="00D56A8D">
        <w:rPr>
          <w:rFonts w:asciiTheme="minorBidi" w:hAnsiTheme="minorBidi" w:cstheme="minorBidi"/>
        </w:rPr>
        <w:t xml:space="preserve"> (6)</w:t>
      </w:r>
      <w:r w:rsidRPr="00692BA4">
        <w:rPr>
          <w:rFonts w:asciiTheme="minorBidi" w:hAnsiTheme="minorBidi" w:cstheme="minorBidi"/>
        </w:rPr>
        <w:t xml:space="preserve"> standard views </w:t>
      </w:r>
      <w:commentRangeStart w:id="19"/>
      <w:r w:rsidRPr="00692BA4">
        <w:rPr>
          <w:rFonts w:asciiTheme="minorBidi" w:hAnsiTheme="minorBidi" w:cstheme="minorBidi"/>
        </w:rPr>
        <w:t>after</w:t>
      </w:r>
      <w:commentRangeEnd w:id="19"/>
      <w:r w:rsidR="008E78D4">
        <w:rPr>
          <w:rStyle w:val="CommentReference"/>
        </w:rPr>
        <w:commentReference w:id="19"/>
      </w:r>
      <w:r w:rsidRPr="00692BA4">
        <w:rPr>
          <w:rFonts w:asciiTheme="minorBidi" w:hAnsiTheme="minorBidi" w:cstheme="minorBidi"/>
        </w:rPr>
        <w:t xml:space="preserve"> a single day of didactic and hands-on training. Furthermore, </w:t>
      </w:r>
      <w:r w:rsidR="00D56A8D">
        <w:rPr>
          <w:rFonts w:asciiTheme="minorBidi" w:hAnsiTheme="minorBidi" w:cstheme="minorBidi"/>
        </w:rPr>
        <w:t>t</w:t>
      </w:r>
      <w:r w:rsidRPr="00692BA4">
        <w:rPr>
          <w:rFonts w:asciiTheme="minorBidi" w:hAnsiTheme="minorBidi" w:cstheme="minorBidi"/>
        </w:rPr>
        <w:t>he performance of novice users continued to improve with scanning experience, highlighting the potential for them to achieve a level of clinically meaningful proficiency in acquiring these six standard views that would be needed in their specific clinical setting.</w:t>
      </w:r>
    </w:p>
    <w:p w14:paraId="6D5ED174" w14:textId="77777777" w:rsidR="00692BA4" w:rsidRPr="002B7F5A" w:rsidRDefault="00692BA4" w:rsidP="00F565EE">
      <w:pPr>
        <w:rPr>
          <w:rFonts w:asciiTheme="minorBidi" w:hAnsiTheme="minorBidi" w:cstheme="minorBidi"/>
        </w:rPr>
      </w:pPr>
    </w:p>
    <w:p w14:paraId="2A834556" w14:textId="1E81494C" w:rsidR="008173E4" w:rsidRPr="002B7F5A" w:rsidRDefault="007A1DF4" w:rsidP="00F565EE">
      <w:pPr>
        <w:rPr>
          <w:rFonts w:asciiTheme="minorBidi" w:hAnsiTheme="minorBidi" w:cstheme="minorBidi"/>
        </w:rPr>
      </w:pPr>
      <w:r w:rsidRPr="002B7F5A">
        <w:rPr>
          <w:rFonts w:asciiTheme="minorBidi" w:hAnsiTheme="minorBidi" w:cstheme="minorBidi"/>
        </w:rPr>
        <w:t>In summary, we expect this</w:t>
      </w:r>
      <w:r w:rsidR="00F565EE" w:rsidRPr="002B7F5A">
        <w:rPr>
          <w:rFonts w:asciiTheme="minorBidi" w:hAnsiTheme="minorBidi" w:cstheme="minorBidi"/>
        </w:rPr>
        <w:t xml:space="preserve"> proposed study at </w:t>
      </w:r>
      <w:r w:rsidR="00B34C54" w:rsidRPr="002B7F5A">
        <w:rPr>
          <w:rFonts w:asciiTheme="minorBidi" w:hAnsiTheme="minorBidi" w:cstheme="minorBidi"/>
        </w:rPr>
        <w:t>Northwestern</w:t>
      </w:r>
      <w:r w:rsidR="00F565EE" w:rsidRPr="002B7F5A">
        <w:rPr>
          <w:rFonts w:asciiTheme="minorBidi" w:hAnsiTheme="minorBidi" w:cstheme="minorBidi"/>
        </w:rPr>
        <w:t xml:space="preserve"> </w:t>
      </w:r>
      <w:r w:rsidR="002C4AD2">
        <w:rPr>
          <w:rFonts w:asciiTheme="minorBidi" w:hAnsiTheme="minorBidi" w:cstheme="minorBidi"/>
        </w:rPr>
        <w:t xml:space="preserve">Medicine and </w:t>
      </w:r>
      <w:r w:rsidR="00692BA4">
        <w:rPr>
          <w:rFonts w:asciiTheme="minorBidi" w:hAnsiTheme="minorBidi" w:cstheme="minorBidi"/>
        </w:rPr>
        <w:t xml:space="preserve">Minneapolis </w:t>
      </w:r>
      <w:r w:rsidR="002C4AD2">
        <w:rPr>
          <w:rFonts w:asciiTheme="minorBidi" w:hAnsiTheme="minorBidi" w:cstheme="minorBidi"/>
        </w:rPr>
        <w:t>Heart Institute</w:t>
      </w:r>
      <w:r w:rsidR="00C96620" w:rsidRPr="002B7F5A">
        <w:rPr>
          <w:rFonts w:asciiTheme="minorBidi" w:hAnsiTheme="minorBidi" w:cstheme="minorBidi"/>
        </w:rPr>
        <w:t xml:space="preserve"> </w:t>
      </w:r>
      <w:r w:rsidR="008712B4" w:rsidRPr="002B7F5A">
        <w:rPr>
          <w:rFonts w:asciiTheme="minorBidi" w:hAnsiTheme="minorBidi" w:cstheme="minorBidi"/>
        </w:rPr>
        <w:t xml:space="preserve">will </w:t>
      </w:r>
      <w:r w:rsidR="00F565EE" w:rsidRPr="002B7F5A">
        <w:rPr>
          <w:rFonts w:asciiTheme="minorBidi" w:hAnsiTheme="minorBidi" w:cstheme="minorBidi"/>
        </w:rPr>
        <w:t xml:space="preserve">measure </w:t>
      </w:r>
      <w:r w:rsidR="000C7623" w:rsidRPr="002B7F5A">
        <w:rPr>
          <w:rFonts w:asciiTheme="minorBidi" w:hAnsiTheme="minorBidi" w:cstheme="minorBidi"/>
        </w:rPr>
        <w:t xml:space="preserve">the ability to use </w:t>
      </w:r>
      <w:proofErr w:type="spellStart"/>
      <w:r w:rsidR="00F565EE" w:rsidRPr="002B7F5A">
        <w:rPr>
          <w:rFonts w:asciiTheme="minorBidi" w:hAnsiTheme="minorBidi" w:cstheme="minorBidi"/>
        </w:rPr>
        <w:t>Echo</w:t>
      </w:r>
      <w:r w:rsidR="00B34C54" w:rsidRPr="002B7F5A">
        <w:rPr>
          <w:rFonts w:asciiTheme="minorBidi" w:hAnsiTheme="minorBidi" w:cstheme="minorBidi"/>
        </w:rPr>
        <w:t>GPS</w:t>
      </w:r>
      <w:proofErr w:type="spellEnd"/>
      <w:r w:rsidR="00F565EE" w:rsidRPr="002B7F5A">
        <w:rPr>
          <w:rFonts w:asciiTheme="minorBidi" w:hAnsiTheme="minorBidi" w:cstheme="minorBidi"/>
        </w:rPr>
        <w:t xml:space="preserve"> </w:t>
      </w:r>
      <w:r w:rsidR="002C4AD2">
        <w:rPr>
          <w:rFonts w:asciiTheme="minorBidi" w:hAnsiTheme="minorBidi" w:cstheme="minorBidi"/>
        </w:rPr>
        <w:t xml:space="preserve">to acquire diagnostic quality clips by novice users. </w:t>
      </w:r>
      <w:r w:rsidR="00B34C54" w:rsidRPr="002B7F5A">
        <w:rPr>
          <w:rFonts w:asciiTheme="minorBidi" w:hAnsiTheme="minorBidi" w:cstheme="minorBidi"/>
        </w:rPr>
        <w:t xml:space="preserve">This will potentially benefit patients as they will </w:t>
      </w:r>
      <w:r w:rsidR="002C4AD2">
        <w:rPr>
          <w:rFonts w:asciiTheme="minorBidi" w:hAnsiTheme="minorBidi" w:cstheme="minorBidi"/>
        </w:rPr>
        <w:t>have access to quality echocardiograms in settings where there is no trained user available to obtain echocardiograms</w:t>
      </w:r>
      <w:r w:rsidR="00B34C54" w:rsidRPr="002B7F5A">
        <w:rPr>
          <w:rFonts w:asciiTheme="minorBidi" w:hAnsiTheme="minorBidi" w:cstheme="minorBidi"/>
        </w:rPr>
        <w:t xml:space="preserve">. </w:t>
      </w:r>
    </w:p>
    <w:p w14:paraId="0907B9DB" w14:textId="77777777" w:rsidR="008173E4" w:rsidRPr="002B7F5A" w:rsidRDefault="008173E4" w:rsidP="00EB3325">
      <w:pPr>
        <w:pStyle w:val="Heading2"/>
        <w:rPr>
          <w:rFonts w:asciiTheme="minorBidi" w:hAnsiTheme="minorBidi" w:cstheme="minorBidi"/>
          <w:szCs w:val="24"/>
        </w:rPr>
      </w:pPr>
      <w:bookmarkStart w:id="20" w:name="_Toc356525481"/>
      <w:bookmarkStart w:id="21" w:name="_Toc520280144"/>
      <w:r w:rsidRPr="002B7F5A">
        <w:rPr>
          <w:rFonts w:asciiTheme="minorBidi" w:hAnsiTheme="minorBidi" w:cstheme="minorBidi"/>
          <w:szCs w:val="24"/>
        </w:rPr>
        <w:t>Clinical Data to Date</w:t>
      </w:r>
      <w:bookmarkEnd w:id="20"/>
      <w:bookmarkEnd w:id="21"/>
    </w:p>
    <w:p w14:paraId="0871B039" w14:textId="77777777" w:rsidR="009F0D64" w:rsidRPr="002B7F5A" w:rsidRDefault="008C7A7A" w:rsidP="005E5684">
      <w:pPr>
        <w:rPr>
          <w:rFonts w:asciiTheme="minorBidi" w:hAnsiTheme="minorBidi" w:cstheme="minorBidi"/>
        </w:rPr>
      </w:pPr>
      <w:r w:rsidRPr="002B7F5A">
        <w:rPr>
          <w:rFonts w:asciiTheme="minorBidi" w:hAnsiTheme="minorBidi" w:cstheme="minorBidi"/>
        </w:rPr>
        <w:t xml:space="preserve">The echocardiogram is a pervasive measurement tool for the assessment of cardiovascular function.  It has been </w:t>
      </w:r>
      <w:r w:rsidR="00C9193A" w:rsidRPr="002B7F5A">
        <w:rPr>
          <w:rFonts w:asciiTheme="minorBidi" w:hAnsiTheme="minorBidi" w:cstheme="minorBidi"/>
        </w:rPr>
        <w:t>validated in numerous clinical studies</w:t>
      </w:r>
      <w:r w:rsidR="00750B1E" w:rsidRPr="002B7F5A">
        <w:rPr>
          <w:rFonts w:asciiTheme="minorBidi" w:hAnsiTheme="minorBidi" w:cstheme="minorBidi"/>
        </w:rPr>
        <w:t>,</w:t>
      </w:r>
      <w:r w:rsidR="00C9193A" w:rsidRPr="002B7F5A">
        <w:rPr>
          <w:rFonts w:asciiTheme="minorBidi" w:hAnsiTheme="minorBidi" w:cstheme="minorBidi"/>
        </w:rPr>
        <w:t xml:space="preserve"> and echocardiogram measurements are used as endpoints in </w:t>
      </w:r>
      <w:r w:rsidR="009F0D64" w:rsidRPr="002B7F5A">
        <w:rPr>
          <w:rFonts w:asciiTheme="minorBidi" w:hAnsiTheme="minorBidi" w:cstheme="minorBidi"/>
        </w:rPr>
        <w:t xml:space="preserve">clinical </w:t>
      </w:r>
      <w:r w:rsidR="00C9193A" w:rsidRPr="002B7F5A">
        <w:rPr>
          <w:rFonts w:asciiTheme="minorBidi" w:hAnsiTheme="minorBidi" w:cstheme="minorBidi"/>
        </w:rPr>
        <w:t>trials</w:t>
      </w:r>
      <w:r w:rsidRPr="002B7F5A">
        <w:rPr>
          <w:rFonts w:asciiTheme="minorBidi" w:hAnsiTheme="minorBidi" w:cstheme="minorBidi"/>
        </w:rPr>
        <w:t xml:space="preserve">.  </w:t>
      </w:r>
      <w:r w:rsidR="004E70FA" w:rsidRPr="002B7F5A">
        <w:rPr>
          <w:rFonts w:asciiTheme="minorBidi" w:hAnsiTheme="minorBidi" w:cstheme="minorBidi"/>
        </w:rPr>
        <w:t>The American Institute of Ultrasound in Medicine states (4/1/2012) on the Prudent Use and Clinical Safety:</w:t>
      </w:r>
    </w:p>
    <w:p w14:paraId="0C822DE3" w14:textId="5FCBE234" w:rsidR="009F0D64" w:rsidRPr="002B7F5A" w:rsidRDefault="004E70FA" w:rsidP="00033278">
      <w:pPr>
        <w:ind w:left="720"/>
        <w:rPr>
          <w:rFonts w:asciiTheme="minorBidi" w:hAnsiTheme="minorBidi" w:cstheme="minorBidi"/>
        </w:rPr>
      </w:pPr>
      <w:r w:rsidRPr="002B7F5A">
        <w:rPr>
          <w:rFonts w:asciiTheme="minorBidi" w:hAnsiTheme="minorBidi" w:cstheme="minorBidi"/>
        </w:rPr>
        <w:t>“Diagnostic ultrasound has been in use since the late 1950s. Given its known benefits and recognized efficacy for medical diagnosis, including use during human pregnancy, the American Institute of Ultrasound in Medicine herein addresses the clinical safety of such use: No independently confirmed adverse effects caused by exposure from present diagnostic ultrasound instruments have been reported in human patients in the absence of contrast agents. Biological effects (such as localized pulmonary bleeding) have been reported in mammalian systems at diagnostically relevant exposures but the clinical significance of such effects is not yet known. Ultrasound should be used by qualified health professionals to provide medical benefit to the patient. Ultrasound exposures during examinations should be as low as reasonably achievable (ALARA).”</w:t>
      </w:r>
    </w:p>
    <w:p w14:paraId="79271343" w14:textId="77777777" w:rsidR="008712B4" w:rsidRPr="002B7F5A" w:rsidRDefault="008712B4" w:rsidP="005E5684">
      <w:pPr>
        <w:rPr>
          <w:rFonts w:asciiTheme="minorBidi" w:hAnsiTheme="minorBidi" w:cstheme="minorBidi"/>
        </w:rPr>
      </w:pPr>
    </w:p>
    <w:p w14:paraId="6B1ADB36" w14:textId="77777777" w:rsidR="000E4258" w:rsidRPr="002B7F5A" w:rsidRDefault="009F0D64" w:rsidP="00D715D9">
      <w:pPr>
        <w:rPr>
          <w:rFonts w:asciiTheme="minorBidi" w:hAnsiTheme="minorBidi" w:cstheme="minorBidi"/>
        </w:rPr>
      </w:pPr>
      <w:r w:rsidRPr="002B7F5A">
        <w:rPr>
          <w:rFonts w:asciiTheme="minorBidi" w:hAnsiTheme="minorBidi" w:cstheme="minorBidi"/>
        </w:rPr>
        <w:t xml:space="preserve">The use of ultrasound at the point-of-care has recently received attention. </w:t>
      </w:r>
      <w:r w:rsidR="00A6680D" w:rsidRPr="002B7F5A">
        <w:rPr>
          <w:rFonts w:asciiTheme="minorBidi" w:hAnsiTheme="minorBidi" w:cstheme="minorBidi"/>
        </w:rPr>
        <w:t xml:space="preserve"> </w:t>
      </w:r>
      <w:r w:rsidR="00C96620" w:rsidRPr="002B7F5A">
        <w:rPr>
          <w:rFonts w:asciiTheme="minorBidi" w:hAnsiTheme="minorBidi" w:cstheme="minorBidi"/>
        </w:rPr>
        <w:t>Several</w:t>
      </w:r>
      <w:r w:rsidR="00A6680D" w:rsidRPr="002B7F5A">
        <w:rPr>
          <w:rFonts w:asciiTheme="minorBidi" w:hAnsiTheme="minorBidi" w:cstheme="minorBidi"/>
        </w:rPr>
        <w:t xml:space="preserve"> studies, including </w:t>
      </w:r>
      <w:proofErr w:type="spellStart"/>
      <w:r w:rsidR="00886A23" w:rsidRPr="002B7F5A">
        <w:rPr>
          <w:rFonts w:asciiTheme="minorBidi" w:hAnsiTheme="minorBidi" w:cstheme="minorBidi"/>
        </w:rPr>
        <w:t>Decara</w:t>
      </w:r>
      <w:proofErr w:type="spellEnd"/>
      <w:r w:rsidR="00886A23" w:rsidRPr="002B7F5A">
        <w:rPr>
          <w:rFonts w:asciiTheme="minorBidi" w:hAnsiTheme="minorBidi" w:cstheme="minorBidi"/>
        </w:rPr>
        <w:t xml:space="preserve"> </w:t>
      </w:r>
      <w:r w:rsidR="00886A23" w:rsidRPr="002B7F5A">
        <w:rPr>
          <w:rFonts w:asciiTheme="minorBidi" w:hAnsiTheme="minorBidi" w:cstheme="minorBidi"/>
          <w:i/>
        </w:rPr>
        <w:t>et al.</w:t>
      </w:r>
      <w:r w:rsidR="00886A23" w:rsidRPr="002B7F5A">
        <w:rPr>
          <w:rFonts w:asciiTheme="minorBidi" w:hAnsiTheme="minorBidi" w:cstheme="minorBidi"/>
        </w:rPr>
        <w:t xml:space="preserve"> </w:t>
      </w:r>
      <w:r w:rsidR="004E450E" w:rsidRPr="002B7F5A">
        <w:rPr>
          <w:rFonts w:asciiTheme="minorBidi" w:hAnsiTheme="minorBidi" w:cstheme="minorBidi"/>
        </w:rPr>
        <w:t>(2005)</w:t>
      </w:r>
      <w:r w:rsidR="00886A23" w:rsidRPr="002B7F5A">
        <w:rPr>
          <w:rFonts w:asciiTheme="minorBidi" w:hAnsiTheme="minorBidi" w:cstheme="minorBidi"/>
        </w:rPr>
        <w:t xml:space="preserve">, </w:t>
      </w:r>
      <w:proofErr w:type="spellStart"/>
      <w:r w:rsidR="00A6680D" w:rsidRPr="002B7F5A">
        <w:rPr>
          <w:rFonts w:asciiTheme="minorBidi" w:hAnsiTheme="minorBidi" w:cstheme="minorBidi"/>
        </w:rPr>
        <w:t>Razi</w:t>
      </w:r>
      <w:proofErr w:type="spellEnd"/>
      <w:r w:rsidR="00A6680D" w:rsidRPr="002B7F5A">
        <w:rPr>
          <w:rFonts w:asciiTheme="minorBidi" w:hAnsiTheme="minorBidi" w:cstheme="minorBidi"/>
        </w:rPr>
        <w:t xml:space="preserve"> </w:t>
      </w:r>
      <w:r w:rsidR="00A6680D" w:rsidRPr="002B7F5A">
        <w:rPr>
          <w:rFonts w:asciiTheme="minorBidi" w:hAnsiTheme="minorBidi" w:cstheme="minorBidi"/>
          <w:i/>
        </w:rPr>
        <w:t>et al</w:t>
      </w:r>
      <w:r w:rsidR="00A6680D" w:rsidRPr="002B7F5A">
        <w:rPr>
          <w:rFonts w:asciiTheme="minorBidi" w:hAnsiTheme="minorBidi" w:cstheme="minorBidi"/>
        </w:rPr>
        <w:t xml:space="preserve">. </w:t>
      </w:r>
      <w:r w:rsidR="004E450E" w:rsidRPr="002B7F5A">
        <w:rPr>
          <w:rFonts w:asciiTheme="minorBidi" w:hAnsiTheme="minorBidi" w:cstheme="minorBidi"/>
        </w:rPr>
        <w:t>(2011), Platz &amp; Solomon (2012),</w:t>
      </w:r>
      <w:r w:rsidR="00A6680D" w:rsidRPr="002B7F5A">
        <w:rPr>
          <w:rFonts w:asciiTheme="minorBidi" w:hAnsiTheme="minorBidi" w:cstheme="minorBidi"/>
        </w:rPr>
        <w:t xml:space="preserve"> </w:t>
      </w:r>
      <w:proofErr w:type="spellStart"/>
      <w:r w:rsidR="004E450E" w:rsidRPr="002B7F5A">
        <w:rPr>
          <w:rFonts w:asciiTheme="minorBidi" w:hAnsiTheme="minorBidi" w:cstheme="minorBidi"/>
        </w:rPr>
        <w:t>Hothi</w:t>
      </w:r>
      <w:proofErr w:type="spellEnd"/>
      <w:r w:rsidR="004E450E" w:rsidRPr="002B7F5A">
        <w:rPr>
          <w:rFonts w:asciiTheme="minorBidi" w:hAnsiTheme="minorBidi" w:cstheme="minorBidi"/>
        </w:rPr>
        <w:t xml:space="preserve"> (2014)</w:t>
      </w:r>
      <w:r w:rsidR="004A1535" w:rsidRPr="002B7F5A">
        <w:rPr>
          <w:rFonts w:asciiTheme="minorBidi" w:hAnsiTheme="minorBidi" w:cstheme="minorBidi"/>
        </w:rPr>
        <w:t xml:space="preserve">, </w:t>
      </w:r>
      <w:r w:rsidR="00F67065" w:rsidRPr="002B7F5A">
        <w:rPr>
          <w:rFonts w:asciiTheme="minorBidi" w:hAnsiTheme="minorBidi" w:cstheme="minorBidi"/>
        </w:rPr>
        <w:t xml:space="preserve">and </w:t>
      </w:r>
      <w:r w:rsidR="004A1535" w:rsidRPr="002B7F5A">
        <w:rPr>
          <w:rFonts w:asciiTheme="minorBidi" w:hAnsiTheme="minorBidi" w:cstheme="minorBidi"/>
        </w:rPr>
        <w:t xml:space="preserve">Kimura </w:t>
      </w:r>
      <w:r w:rsidR="004A1535" w:rsidRPr="002B7F5A">
        <w:rPr>
          <w:rFonts w:asciiTheme="minorBidi" w:hAnsiTheme="minorBidi" w:cstheme="minorBidi"/>
          <w:i/>
        </w:rPr>
        <w:t>et al</w:t>
      </w:r>
      <w:r w:rsidR="004A1535" w:rsidRPr="002B7F5A">
        <w:rPr>
          <w:rFonts w:asciiTheme="minorBidi" w:hAnsiTheme="minorBidi" w:cstheme="minorBidi"/>
        </w:rPr>
        <w:t xml:space="preserve">. </w:t>
      </w:r>
      <w:r w:rsidR="004E450E" w:rsidRPr="002B7F5A">
        <w:rPr>
          <w:rFonts w:asciiTheme="minorBidi" w:hAnsiTheme="minorBidi" w:cstheme="minorBidi"/>
        </w:rPr>
        <w:t xml:space="preserve">(2015) </w:t>
      </w:r>
      <w:r w:rsidR="00F67065" w:rsidRPr="002B7F5A">
        <w:rPr>
          <w:rFonts w:asciiTheme="minorBidi" w:hAnsiTheme="minorBidi" w:cstheme="minorBidi"/>
        </w:rPr>
        <w:t xml:space="preserve">have investigated the use of point-of-care ultrasound.  </w:t>
      </w:r>
      <w:r w:rsidR="003228AC" w:rsidRPr="002B7F5A">
        <w:rPr>
          <w:rFonts w:asciiTheme="minorBidi" w:hAnsiTheme="minorBidi" w:cstheme="minorBidi"/>
        </w:rPr>
        <w:t xml:space="preserve">Abe </w:t>
      </w:r>
      <w:r w:rsidR="003228AC" w:rsidRPr="002B7F5A">
        <w:rPr>
          <w:rFonts w:asciiTheme="minorBidi" w:hAnsiTheme="minorBidi" w:cstheme="minorBidi"/>
          <w:i/>
        </w:rPr>
        <w:t>et al</w:t>
      </w:r>
      <w:r w:rsidR="003228AC" w:rsidRPr="002B7F5A">
        <w:rPr>
          <w:rFonts w:asciiTheme="minorBidi" w:hAnsiTheme="minorBidi" w:cstheme="minorBidi"/>
        </w:rPr>
        <w:t xml:space="preserve">. </w:t>
      </w:r>
      <w:r w:rsidR="004E450E" w:rsidRPr="002B7F5A">
        <w:rPr>
          <w:rFonts w:asciiTheme="minorBidi" w:hAnsiTheme="minorBidi" w:cstheme="minorBidi"/>
        </w:rPr>
        <w:t>(2016)</w:t>
      </w:r>
      <w:r w:rsidR="003228AC" w:rsidRPr="002B7F5A">
        <w:rPr>
          <w:rFonts w:asciiTheme="minorBidi" w:hAnsiTheme="minorBidi" w:cstheme="minorBidi"/>
        </w:rPr>
        <w:t xml:space="preserve"> also demonstrated a novel method using point-of-care ultrasound to screen for aortic stenosis. </w:t>
      </w:r>
      <w:r w:rsidR="00F67065" w:rsidRPr="002B7F5A">
        <w:rPr>
          <w:rFonts w:asciiTheme="minorBidi" w:hAnsiTheme="minorBidi" w:cstheme="minorBidi"/>
        </w:rPr>
        <w:t>These studies have demonstrated utility of point-of-care ultrasound.  However, questions about quality and accuracy of such examinations, as compared to inpatient echocardiography exam by an echocardiography laboratory remain</w:t>
      </w:r>
      <w:r w:rsidR="00BD1830" w:rsidRPr="002B7F5A">
        <w:rPr>
          <w:rFonts w:asciiTheme="minorBidi" w:hAnsiTheme="minorBidi" w:cstheme="minorBidi"/>
        </w:rPr>
        <w:t xml:space="preserve"> (</w:t>
      </w:r>
      <w:proofErr w:type="spellStart"/>
      <w:r w:rsidR="00BD1830" w:rsidRPr="002B7F5A">
        <w:rPr>
          <w:rFonts w:asciiTheme="minorBidi" w:hAnsiTheme="minorBidi" w:cstheme="minorBidi"/>
        </w:rPr>
        <w:t>Hothi</w:t>
      </w:r>
      <w:proofErr w:type="spellEnd"/>
      <w:r w:rsidR="00BD1830" w:rsidRPr="002B7F5A">
        <w:rPr>
          <w:rFonts w:asciiTheme="minorBidi" w:hAnsiTheme="minorBidi" w:cstheme="minorBidi"/>
        </w:rPr>
        <w:t>, 2014; Kimura et al. 2015)</w:t>
      </w:r>
      <w:r w:rsidR="00F67065" w:rsidRPr="002B7F5A">
        <w:rPr>
          <w:rFonts w:asciiTheme="minorBidi" w:hAnsiTheme="minorBidi" w:cstheme="minorBidi"/>
        </w:rPr>
        <w:t xml:space="preserve">.  </w:t>
      </w:r>
      <w:r w:rsidR="00636F4F" w:rsidRPr="002B7F5A">
        <w:rPr>
          <w:rFonts w:asciiTheme="minorBidi" w:hAnsiTheme="minorBidi" w:cstheme="minorBidi"/>
        </w:rPr>
        <w:t xml:space="preserve">Use of </w:t>
      </w:r>
      <w:proofErr w:type="spellStart"/>
      <w:r w:rsidR="00636F4F" w:rsidRPr="002B7F5A">
        <w:rPr>
          <w:rFonts w:asciiTheme="minorBidi" w:hAnsiTheme="minorBidi" w:cstheme="minorBidi"/>
        </w:rPr>
        <w:t>EchoGPS</w:t>
      </w:r>
      <w:proofErr w:type="spellEnd"/>
      <w:r w:rsidR="00636F4F" w:rsidRPr="002B7F5A">
        <w:rPr>
          <w:rFonts w:asciiTheme="minorBidi" w:hAnsiTheme="minorBidi" w:cstheme="minorBidi"/>
        </w:rPr>
        <w:t xml:space="preserve"> with </w:t>
      </w:r>
      <w:proofErr w:type="spellStart"/>
      <w:r w:rsidR="00636F4F" w:rsidRPr="002B7F5A">
        <w:rPr>
          <w:rFonts w:asciiTheme="minorBidi" w:hAnsiTheme="minorBidi" w:cstheme="minorBidi"/>
        </w:rPr>
        <w:t>Terason</w:t>
      </w:r>
      <w:proofErr w:type="spellEnd"/>
      <w:r w:rsidR="00636F4F" w:rsidRPr="002B7F5A">
        <w:rPr>
          <w:rFonts w:asciiTheme="minorBidi" w:hAnsiTheme="minorBidi" w:cstheme="minorBidi"/>
        </w:rPr>
        <w:t xml:space="preserve"> </w:t>
      </w:r>
      <w:proofErr w:type="spellStart"/>
      <w:r w:rsidR="00636F4F" w:rsidRPr="002B7F5A">
        <w:rPr>
          <w:rFonts w:asciiTheme="minorBidi" w:hAnsiTheme="minorBidi" w:cstheme="minorBidi"/>
        </w:rPr>
        <w:t>uSmart</w:t>
      </w:r>
      <w:proofErr w:type="spellEnd"/>
      <w:r w:rsidR="00636F4F" w:rsidRPr="002B7F5A">
        <w:rPr>
          <w:rFonts w:asciiTheme="minorBidi" w:hAnsiTheme="minorBidi" w:cstheme="minorBidi"/>
        </w:rPr>
        <w:t xml:space="preserve"> 3200t </w:t>
      </w:r>
      <w:r w:rsidR="00F67065" w:rsidRPr="002B7F5A">
        <w:rPr>
          <w:rFonts w:asciiTheme="minorBidi" w:hAnsiTheme="minorBidi" w:cstheme="minorBidi"/>
        </w:rPr>
        <w:t>and measurement of its performance in this study protocol aim to address these questions of quality and accuracy.</w:t>
      </w:r>
    </w:p>
    <w:p w14:paraId="005899C9" w14:textId="77777777" w:rsidR="000E4258" w:rsidRPr="002B7F5A" w:rsidRDefault="000E4258" w:rsidP="00EB3325">
      <w:pPr>
        <w:pStyle w:val="Heading1"/>
        <w:rPr>
          <w:rFonts w:asciiTheme="minorBidi" w:hAnsiTheme="minorBidi" w:cstheme="minorBidi"/>
          <w:szCs w:val="24"/>
        </w:rPr>
      </w:pPr>
      <w:bookmarkStart w:id="22" w:name="_Ref356507813"/>
      <w:bookmarkStart w:id="23" w:name="_Toc356525484"/>
      <w:bookmarkStart w:id="24" w:name="_Toc520280145"/>
      <w:r w:rsidRPr="002B7F5A">
        <w:rPr>
          <w:rFonts w:asciiTheme="minorBidi" w:hAnsiTheme="minorBidi" w:cstheme="minorBidi"/>
          <w:szCs w:val="24"/>
        </w:rPr>
        <w:t>Study Objectives</w:t>
      </w:r>
      <w:bookmarkEnd w:id="22"/>
      <w:bookmarkEnd w:id="23"/>
      <w:bookmarkEnd w:id="24"/>
    </w:p>
    <w:p w14:paraId="62106E89" w14:textId="1C5C69FA" w:rsidR="005E508D" w:rsidRPr="00003477" w:rsidRDefault="002A39C3" w:rsidP="005E5684">
      <w:pPr>
        <w:rPr>
          <w:rFonts w:ascii="Arial" w:hAnsi="Arial" w:cs="Arial"/>
        </w:rPr>
      </w:pPr>
      <w:r w:rsidRPr="002B7F5A">
        <w:rPr>
          <w:rFonts w:asciiTheme="minorBidi" w:hAnsiTheme="minorBidi" w:cstheme="minorBidi"/>
        </w:rPr>
        <w:t xml:space="preserve">The primary </w:t>
      </w:r>
      <w:r w:rsidR="00857C85" w:rsidRPr="002B7F5A">
        <w:rPr>
          <w:rFonts w:asciiTheme="minorBidi" w:hAnsiTheme="minorBidi" w:cstheme="minorBidi"/>
        </w:rPr>
        <w:t>objective</w:t>
      </w:r>
      <w:r w:rsidRPr="002B7F5A">
        <w:rPr>
          <w:rFonts w:asciiTheme="minorBidi" w:hAnsiTheme="minorBidi" w:cstheme="minorBidi"/>
        </w:rPr>
        <w:t xml:space="preserve"> of this study is to </w:t>
      </w:r>
      <w:r w:rsidR="00003477" w:rsidRPr="00003477">
        <w:rPr>
          <w:rFonts w:ascii="Arial" w:eastAsia="PMingLiU" w:hAnsi="Arial" w:cs="Arial"/>
          <w:szCs w:val="22"/>
          <w:lang w:val="en"/>
        </w:rPr>
        <w:t xml:space="preserve">validate clinical use of </w:t>
      </w:r>
      <w:proofErr w:type="spellStart"/>
      <w:r w:rsidR="00003477" w:rsidRPr="00003477">
        <w:rPr>
          <w:rFonts w:ascii="Arial" w:eastAsia="PMingLiU" w:hAnsi="Arial" w:cs="Arial"/>
          <w:szCs w:val="22"/>
          <w:lang w:val="en"/>
        </w:rPr>
        <w:t>EchoGPS</w:t>
      </w:r>
      <w:proofErr w:type="spellEnd"/>
      <w:r w:rsidR="00003477" w:rsidRPr="00003477">
        <w:rPr>
          <w:rFonts w:ascii="Arial" w:eastAsia="PMingLiU" w:hAnsi="Arial" w:cs="Arial"/>
          <w:szCs w:val="22"/>
          <w:lang w:val="en"/>
        </w:rPr>
        <w:t xml:space="preserve"> software by registered nurses (RNs) with no prior scanning experience to acquired limited (</w:t>
      </w:r>
      <w:r w:rsidR="002D713F">
        <w:rPr>
          <w:rFonts w:ascii="Arial" w:eastAsia="PMingLiU" w:hAnsi="Arial" w:cs="Arial"/>
          <w:szCs w:val="22"/>
          <w:lang w:val="en"/>
        </w:rPr>
        <w:t>10</w:t>
      </w:r>
      <w:r w:rsidR="00003477" w:rsidRPr="00003477">
        <w:rPr>
          <w:rFonts w:ascii="Arial" w:eastAsia="PMingLiU" w:hAnsi="Arial" w:cs="Arial"/>
          <w:szCs w:val="22"/>
          <w:lang w:val="en"/>
        </w:rPr>
        <w:t>-view) two-dimensional point-of-care echocardiograms.</w:t>
      </w:r>
      <w:r w:rsidR="005E508D" w:rsidRPr="00003477">
        <w:rPr>
          <w:rFonts w:ascii="Arial" w:hAnsi="Arial" w:cs="Arial"/>
        </w:rPr>
        <w:t xml:space="preserve"> </w:t>
      </w:r>
    </w:p>
    <w:p w14:paraId="2B6D78A8" w14:textId="77777777" w:rsidR="00D021E2" w:rsidRPr="002B7F5A" w:rsidRDefault="00D021E2" w:rsidP="005E5684">
      <w:pPr>
        <w:rPr>
          <w:rFonts w:asciiTheme="minorBidi" w:hAnsiTheme="minorBidi" w:cstheme="minorBidi"/>
        </w:rPr>
      </w:pPr>
    </w:p>
    <w:p w14:paraId="094E8381" w14:textId="77777777" w:rsidR="000E4258" w:rsidRPr="002B7F5A" w:rsidRDefault="000E4258" w:rsidP="00EB3325">
      <w:pPr>
        <w:pStyle w:val="Heading1"/>
        <w:rPr>
          <w:rFonts w:asciiTheme="minorBidi" w:hAnsiTheme="minorBidi" w:cstheme="minorBidi"/>
          <w:szCs w:val="24"/>
        </w:rPr>
      </w:pPr>
      <w:bookmarkStart w:id="25" w:name="_Toc356525485"/>
      <w:bookmarkStart w:id="26" w:name="_Toc520280146"/>
      <w:r w:rsidRPr="002B7F5A">
        <w:rPr>
          <w:rFonts w:asciiTheme="minorBidi" w:hAnsiTheme="minorBidi" w:cstheme="minorBidi"/>
          <w:szCs w:val="24"/>
        </w:rPr>
        <w:lastRenderedPageBreak/>
        <w:t>Study Design</w:t>
      </w:r>
      <w:bookmarkEnd w:id="25"/>
      <w:bookmarkEnd w:id="26"/>
    </w:p>
    <w:p w14:paraId="2417AD47" w14:textId="77777777" w:rsidR="000E4258" w:rsidRPr="002B7F5A" w:rsidRDefault="000E73FA" w:rsidP="00EB3325">
      <w:pPr>
        <w:pStyle w:val="Heading2"/>
        <w:rPr>
          <w:rFonts w:asciiTheme="minorBidi" w:hAnsiTheme="minorBidi" w:cstheme="minorBidi"/>
          <w:szCs w:val="24"/>
        </w:rPr>
      </w:pPr>
      <w:bookmarkStart w:id="27" w:name="_Ref356517912"/>
      <w:bookmarkStart w:id="28" w:name="_Ref356521556"/>
      <w:bookmarkStart w:id="29" w:name="_Ref356522506"/>
      <w:bookmarkStart w:id="30" w:name="_Toc356525486"/>
      <w:bookmarkStart w:id="31" w:name="_Toc520280147"/>
      <w:r w:rsidRPr="002B7F5A">
        <w:rPr>
          <w:rFonts w:asciiTheme="minorBidi" w:hAnsiTheme="minorBidi" w:cstheme="minorBidi"/>
          <w:szCs w:val="24"/>
        </w:rPr>
        <w:t>General Design</w:t>
      </w:r>
      <w:bookmarkEnd w:id="27"/>
      <w:bookmarkEnd w:id="28"/>
      <w:bookmarkEnd w:id="29"/>
      <w:bookmarkEnd w:id="30"/>
      <w:bookmarkEnd w:id="31"/>
    </w:p>
    <w:p w14:paraId="3B5F4639" w14:textId="520084EF" w:rsidR="00964D38" w:rsidRDefault="0093502F" w:rsidP="005E5684">
      <w:pPr>
        <w:rPr>
          <w:rFonts w:asciiTheme="minorBidi" w:hAnsiTheme="minorBidi" w:cstheme="minorBidi"/>
        </w:rPr>
      </w:pPr>
      <w:r w:rsidRPr="002B7F5A">
        <w:rPr>
          <w:rFonts w:asciiTheme="minorBidi" w:hAnsiTheme="minorBidi" w:cstheme="minorBidi"/>
        </w:rPr>
        <w:t xml:space="preserve">This </w:t>
      </w:r>
      <w:r w:rsidR="00037473" w:rsidRPr="002B7F5A">
        <w:rPr>
          <w:rFonts w:asciiTheme="minorBidi" w:hAnsiTheme="minorBidi" w:cstheme="minorBidi"/>
        </w:rPr>
        <w:t>is a non-randomized</w:t>
      </w:r>
      <w:r w:rsidR="00003477">
        <w:rPr>
          <w:rFonts w:asciiTheme="minorBidi" w:hAnsiTheme="minorBidi" w:cstheme="minorBidi"/>
        </w:rPr>
        <w:t>, two-center study</w:t>
      </w:r>
      <w:r w:rsidR="00C9311F">
        <w:rPr>
          <w:rFonts w:asciiTheme="minorBidi" w:hAnsiTheme="minorBidi" w:cstheme="minorBidi"/>
        </w:rPr>
        <w:t xml:space="preserve"> in patients with an indication for an echocardiographic examination</w:t>
      </w:r>
      <w:r w:rsidRPr="002B7F5A">
        <w:rPr>
          <w:rFonts w:asciiTheme="minorBidi" w:hAnsiTheme="minorBidi" w:cstheme="minorBidi"/>
        </w:rPr>
        <w:t xml:space="preserve">.  </w:t>
      </w:r>
    </w:p>
    <w:p w14:paraId="78F8A28E" w14:textId="75812AB4" w:rsidR="00C9311F" w:rsidRDefault="00C9311F" w:rsidP="005E5684">
      <w:pPr>
        <w:rPr>
          <w:rFonts w:asciiTheme="minorBidi" w:hAnsiTheme="minorBidi" w:cstheme="minorBidi"/>
        </w:rPr>
      </w:pPr>
    </w:p>
    <w:p w14:paraId="58A12F48" w14:textId="60E5993C" w:rsidR="00C9311F" w:rsidRPr="006B025A" w:rsidRDefault="00C9311F" w:rsidP="00C9311F">
      <w:pPr>
        <w:rPr>
          <w:rFonts w:ascii="Arial" w:hAnsi="Arial" w:cs="Arial"/>
          <w:lang w:val="en"/>
        </w:rPr>
      </w:pPr>
      <w:r w:rsidRPr="00C9311F">
        <w:rPr>
          <w:rFonts w:ascii="Arial" w:eastAsia="PMingLiU" w:hAnsi="Arial" w:cs="Arial"/>
          <w:szCs w:val="22"/>
          <w:lang w:val="en"/>
        </w:rPr>
        <w:t xml:space="preserve">The patients </w:t>
      </w:r>
      <w:r>
        <w:rPr>
          <w:rFonts w:ascii="Arial" w:eastAsia="PMingLiU" w:hAnsi="Arial" w:cs="Arial"/>
          <w:szCs w:val="22"/>
          <w:lang w:val="en"/>
        </w:rPr>
        <w:t xml:space="preserve">who meeting the inclusion and exclusion criteria and consent to participate </w:t>
      </w:r>
      <w:r w:rsidRPr="00C9311F">
        <w:rPr>
          <w:rFonts w:ascii="Arial" w:eastAsia="PMingLiU" w:hAnsi="Arial" w:cs="Arial"/>
          <w:szCs w:val="22"/>
          <w:lang w:val="en"/>
        </w:rPr>
        <w:t xml:space="preserve">will </w:t>
      </w:r>
      <w:r w:rsidR="006B025A">
        <w:rPr>
          <w:rFonts w:ascii="Arial" w:eastAsia="PMingLiU" w:hAnsi="Arial" w:cs="Arial"/>
          <w:szCs w:val="22"/>
          <w:lang w:val="en"/>
        </w:rPr>
        <w:t xml:space="preserve">undergo two scans during the course of the study. </w:t>
      </w:r>
      <w:r w:rsidR="006B025A" w:rsidRPr="006B025A">
        <w:rPr>
          <w:rFonts w:ascii="Arial" w:hAnsi="Arial" w:cs="Arial"/>
          <w:lang w:val="en"/>
        </w:rPr>
        <w:t xml:space="preserve">The first is an </w:t>
      </w:r>
      <w:proofErr w:type="spellStart"/>
      <w:r w:rsidR="006B025A" w:rsidRPr="006B025A">
        <w:rPr>
          <w:rFonts w:ascii="Arial" w:hAnsi="Arial" w:cs="Arial"/>
          <w:lang w:val="en"/>
        </w:rPr>
        <w:t>EchoGPS</w:t>
      </w:r>
      <w:proofErr w:type="spellEnd"/>
      <w:r w:rsidR="006B025A" w:rsidRPr="006B025A">
        <w:rPr>
          <w:rFonts w:ascii="Arial" w:hAnsi="Arial" w:cs="Arial"/>
          <w:lang w:val="en"/>
        </w:rPr>
        <w:t xml:space="preserve"> scan by a </w:t>
      </w:r>
      <w:r w:rsidR="002D713F">
        <w:rPr>
          <w:rFonts w:ascii="Arial" w:hAnsi="Arial" w:cs="Arial"/>
          <w:lang w:val="en"/>
        </w:rPr>
        <w:t>RN</w:t>
      </w:r>
      <w:r w:rsidR="006B025A" w:rsidRPr="006B025A">
        <w:rPr>
          <w:rFonts w:ascii="Arial" w:hAnsi="Arial" w:cs="Arial"/>
          <w:lang w:val="en"/>
        </w:rPr>
        <w:t xml:space="preserve">, and the second is a reference scan by a </w:t>
      </w:r>
      <w:r w:rsidR="00E70A9E">
        <w:rPr>
          <w:rFonts w:ascii="Arial" w:hAnsi="Arial" w:cs="Arial"/>
          <w:lang w:val="en"/>
        </w:rPr>
        <w:t>registered</w:t>
      </w:r>
      <w:r w:rsidR="00E70A9E" w:rsidRPr="006B025A">
        <w:rPr>
          <w:rFonts w:ascii="Arial" w:hAnsi="Arial" w:cs="Arial"/>
          <w:lang w:val="en"/>
        </w:rPr>
        <w:t xml:space="preserve"> </w:t>
      </w:r>
      <w:r w:rsidR="006B025A" w:rsidRPr="006B025A">
        <w:rPr>
          <w:rFonts w:ascii="Arial" w:hAnsi="Arial" w:cs="Arial"/>
          <w:lang w:val="en"/>
        </w:rPr>
        <w:t xml:space="preserve">sonographer using the same device but without the guidance from </w:t>
      </w:r>
      <w:proofErr w:type="spellStart"/>
      <w:r w:rsidR="006B025A" w:rsidRPr="006B025A">
        <w:rPr>
          <w:rFonts w:ascii="Arial" w:hAnsi="Arial" w:cs="Arial"/>
          <w:lang w:val="en"/>
        </w:rPr>
        <w:t>EchoGPS</w:t>
      </w:r>
      <w:proofErr w:type="spellEnd"/>
      <w:r w:rsidR="006B025A" w:rsidRPr="006B025A">
        <w:rPr>
          <w:rFonts w:ascii="Arial" w:hAnsi="Arial" w:cs="Arial"/>
          <w:lang w:val="en"/>
        </w:rPr>
        <w:t>.</w:t>
      </w:r>
      <w:r w:rsidR="006B025A">
        <w:rPr>
          <w:rFonts w:ascii="Arial" w:hAnsi="Arial" w:cs="Arial"/>
          <w:lang w:val="en"/>
        </w:rPr>
        <w:t xml:space="preserve"> </w:t>
      </w:r>
      <w:r w:rsidR="002D713F">
        <w:rPr>
          <w:rFonts w:ascii="Arial" w:hAnsi="Arial" w:cs="Arial"/>
          <w:lang w:val="en"/>
        </w:rPr>
        <w:t>Ten</w:t>
      </w:r>
      <w:r w:rsidRPr="00C9311F">
        <w:rPr>
          <w:rFonts w:ascii="Arial" w:eastAsia="PMingLiU" w:hAnsi="Arial" w:cs="Arial"/>
          <w:szCs w:val="22"/>
          <w:lang w:val="en"/>
        </w:rPr>
        <w:t xml:space="preserve"> </w:t>
      </w:r>
      <w:r>
        <w:rPr>
          <w:rFonts w:ascii="Arial" w:eastAsia="PMingLiU" w:hAnsi="Arial" w:cs="Arial"/>
          <w:szCs w:val="22"/>
          <w:lang w:val="en"/>
        </w:rPr>
        <w:t xml:space="preserve">echocardiographic </w:t>
      </w:r>
      <w:r w:rsidRPr="00C9311F">
        <w:rPr>
          <w:rFonts w:ascii="Arial" w:eastAsia="PMingLiU" w:hAnsi="Arial" w:cs="Arial"/>
          <w:szCs w:val="22"/>
          <w:lang w:val="en"/>
        </w:rPr>
        <w:t>views will be obtained.:</w:t>
      </w:r>
    </w:p>
    <w:p w14:paraId="3A9FB067" w14:textId="77777777" w:rsidR="00C9311F" w:rsidRPr="00C9311F" w:rsidRDefault="00C9311F" w:rsidP="00C9311F">
      <w:pPr>
        <w:rPr>
          <w:rFonts w:ascii="Arial" w:eastAsia="PMingLiU" w:hAnsi="Arial" w:cs="Arial"/>
          <w:szCs w:val="22"/>
          <w:lang w:val="en"/>
        </w:rPr>
      </w:pPr>
    </w:p>
    <w:p w14:paraId="1B3F31B1" w14:textId="5DA0227D" w:rsidR="00C9311F" w:rsidRPr="00C9311F" w:rsidRDefault="00C9311F" w:rsidP="002D713F">
      <w:pPr>
        <w:tabs>
          <w:tab w:val="left" w:pos="742"/>
        </w:tabs>
        <w:spacing w:line="264" w:lineRule="auto"/>
        <w:ind w:left="720"/>
        <w:rPr>
          <w:rFonts w:ascii="Arial" w:eastAsia="PMingLiU" w:hAnsi="Arial" w:cs="Arial"/>
          <w:szCs w:val="22"/>
          <w:lang w:val="en"/>
        </w:rPr>
      </w:pPr>
      <w:r w:rsidRPr="00C9311F">
        <w:rPr>
          <w:rFonts w:ascii="Arial" w:eastAsia="PMingLiU" w:hAnsi="Arial" w:cs="Arial"/>
          <w:szCs w:val="22"/>
          <w:lang w:val="en"/>
        </w:rPr>
        <w:t xml:space="preserve">PLAX, PSAX-AV, PSAX-PM, </w:t>
      </w:r>
      <w:r w:rsidR="002D713F">
        <w:rPr>
          <w:rFonts w:ascii="Arial" w:eastAsia="PMingLiU" w:hAnsi="Arial" w:cs="Arial"/>
          <w:szCs w:val="22"/>
          <w:lang w:val="en"/>
        </w:rPr>
        <w:t xml:space="preserve">PSAX-MV, </w:t>
      </w:r>
      <w:r w:rsidRPr="00C9311F">
        <w:rPr>
          <w:rFonts w:ascii="Arial" w:eastAsia="PMingLiU" w:hAnsi="Arial" w:cs="Arial"/>
          <w:szCs w:val="22"/>
          <w:lang w:val="en"/>
        </w:rPr>
        <w:t xml:space="preserve">AP4, AP5, </w:t>
      </w:r>
      <w:r w:rsidR="002D713F">
        <w:rPr>
          <w:rFonts w:ascii="Arial" w:eastAsia="PMingLiU" w:hAnsi="Arial" w:cs="Arial"/>
          <w:szCs w:val="22"/>
          <w:lang w:val="en"/>
        </w:rPr>
        <w:t xml:space="preserve">AP2, AP3, </w:t>
      </w:r>
      <w:r w:rsidRPr="00C9311F">
        <w:rPr>
          <w:rFonts w:ascii="Arial" w:eastAsia="PMingLiU" w:hAnsi="Arial" w:cs="Arial"/>
          <w:szCs w:val="22"/>
          <w:lang w:val="en"/>
        </w:rPr>
        <w:t>SubC4, SC-IVC</w:t>
      </w:r>
    </w:p>
    <w:p w14:paraId="557484DE" w14:textId="77777777" w:rsidR="006B025A" w:rsidRPr="006B025A" w:rsidRDefault="006B025A" w:rsidP="006B025A">
      <w:pPr>
        <w:rPr>
          <w:rFonts w:ascii="Arial" w:hAnsi="Arial" w:cs="Arial"/>
          <w:lang w:val="en"/>
        </w:rPr>
      </w:pPr>
    </w:p>
    <w:p w14:paraId="721A0C7E" w14:textId="63348E94" w:rsidR="006B025A" w:rsidRPr="006B025A" w:rsidRDefault="002D713F" w:rsidP="006B025A">
      <w:pPr>
        <w:rPr>
          <w:rFonts w:ascii="Arial" w:hAnsi="Arial" w:cs="Arial"/>
          <w:lang w:val="en"/>
        </w:rPr>
      </w:pPr>
      <w:r>
        <w:rPr>
          <w:rFonts w:ascii="Arial" w:hAnsi="Arial" w:cs="Arial"/>
          <w:lang w:val="en"/>
        </w:rPr>
        <w:t>Six</w:t>
      </w:r>
      <w:r w:rsidR="006B025A" w:rsidRPr="006B025A">
        <w:rPr>
          <w:rFonts w:ascii="Arial" w:hAnsi="Arial" w:cs="Arial"/>
          <w:lang w:val="en"/>
        </w:rPr>
        <w:t xml:space="preserve"> </w:t>
      </w:r>
      <w:r>
        <w:rPr>
          <w:rFonts w:ascii="Arial" w:hAnsi="Arial" w:cs="Arial"/>
          <w:lang w:val="en"/>
        </w:rPr>
        <w:t>RNs</w:t>
      </w:r>
      <w:r w:rsidR="006B025A" w:rsidRPr="006B025A">
        <w:rPr>
          <w:rFonts w:ascii="Arial" w:hAnsi="Arial" w:cs="Arial"/>
          <w:lang w:val="en"/>
        </w:rPr>
        <w:t xml:space="preserve"> will be trained and evaluated the </w:t>
      </w:r>
      <w:r>
        <w:rPr>
          <w:rFonts w:ascii="Arial" w:hAnsi="Arial" w:cs="Arial"/>
          <w:lang w:val="en"/>
        </w:rPr>
        <w:t xml:space="preserve">10 </w:t>
      </w:r>
      <w:r w:rsidR="006B025A" w:rsidRPr="006B025A">
        <w:rPr>
          <w:rFonts w:ascii="Arial" w:hAnsi="Arial" w:cs="Arial"/>
          <w:lang w:val="en"/>
        </w:rPr>
        <w:t xml:space="preserve">view protocol. The </w:t>
      </w:r>
      <w:r>
        <w:rPr>
          <w:rFonts w:ascii="Arial" w:hAnsi="Arial" w:cs="Arial"/>
          <w:lang w:val="en"/>
        </w:rPr>
        <w:t>RNs</w:t>
      </w:r>
      <w:r w:rsidR="006B025A" w:rsidRPr="006B025A">
        <w:rPr>
          <w:rFonts w:ascii="Arial" w:hAnsi="Arial" w:cs="Arial"/>
          <w:lang w:val="en"/>
        </w:rPr>
        <w:t xml:space="preserve"> will not receive any guidance during the scanning. They will scan independently. There will be no time constraint for the </w:t>
      </w:r>
      <w:r>
        <w:rPr>
          <w:rFonts w:ascii="Arial" w:hAnsi="Arial" w:cs="Arial"/>
          <w:lang w:val="en"/>
        </w:rPr>
        <w:t>RNs</w:t>
      </w:r>
      <w:r w:rsidR="006B025A" w:rsidRPr="006B025A">
        <w:rPr>
          <w:rFonts w:ascii="Arial" w:hAnsi="Arial" w:cs="Arial"/>
          <w:lang w:val="en"/>
        </w:rPr>
        <w:t xml:space="preserve"> to obtain each view. The user interface will allow the </w:t>
      </w:r>
      <w:r>
        <w:rPr>
          <w:rFonts w:ascii="Arial" w:hAnsi="Arial" w:cs="Arial"/>
          <w:lang w:val="en"/>
        </w:rPr>
        <w:t>RNs</w:t>
      </w:r>
      <w:r w:rsidR="006B025A" w:rsidRPr="006B025A">
        <w:rPr>
          <w:rFonts w:ascii="Arial" w:hAnsi="Arial" w:cs="Arial"/>
          <w:lang w:val="en"/>
        </w:rPr>
        <w:t xml:space="preserve"> scanning to return to a view previously scanned and image and record again. </w:t>
      </w:r>
    </w:p>
    <w:p w14:paraId="6C5E216D" w14:textId="77777777" w:rsidR="006B025A" w:rsidRPr="006B025A" w:rsidRDefault="006B025A" w:rsidP="006B025A">
      <w:pPr>
        <w:rPr>
          <w:rFonts w:ascii="Arial" w:hAnsi="Arial" w:cs="Arial"/>
          <w:lang w:val="en"/>
        </w:rPr>
      </w:pPr>
    </w:p>
    <w:p w14:paraId="6CDEE478" w14:textId="724EA04D" w:rsidR="00D87BAB" w:rsidRPr="006B025A" w:rsidRDefault="006B025A" w:rsidP="006B025A">
      <w:pPr>
        <w:rPr>
          <w:rFonts w:ascii="Arial" w:eastAsia="PMingLiU" w:hAnsi="Arial" w:cs="Arial"/>
          <w:szCs w:val="22"/>
          <w:lang w:val="en"/>
        </w:rPr>
      </w:pPr>
      <w:r w:rsidRPr="006B025A">
        <w:rPr>
          <w:rFonts w:ascii="Arial" w:hAnsi="Arial" w:cs="Arial"/>
          <w:lang w:val="en"/>
        </w:rPr>
        <w:t>Following the</w:t>
      </w:r>
      <w:r w:rsidR="002D713F">
        <w:rPr>
          <w:rFonts w:ascii="Arial" w:hAnsi="Arial" w:cs="Arial"/>
          <w:lang w:val="en"/>
        </w:rPr>
        <w:t xml:space="preserve"> </w:t>
      </w:r>
      <w:r w:rsidRPr="006B025A">
        <w:rPr>
          <w:rFonts w:ascii="Arial" w:hAnsi="Arial" w:cs="Arial"/>
          <w:lang w:val="en"/>
        </w:rPr>
        <w:t>scan</w:t>
      </w:r>
      <w:r w:rsidR="002D713F">
        <w:rPr>
          <w:rFonts w:ascii="Arial" w:hAnsi="Arial" w:cs="Arial"/>
          <w:lang w:val="en"/>
        </w:rPr>
        <w:t xml:space="preserve"> by the RN</w:t>
      </w:r>
      <w:r w:rsidRPr="006B025A">
        <w:rPr>
          <w:rFonts w:ascii="Arial" w:hAnsi="Arial" w:cs="Arial"/>
          <w:lang w:val="en"/>
        </w:rPr>
        <w:t xml:space="preserve">, the patient will undergo a scan with the reference device by a </w:t>
      </w:r>
      <w:r w:rsidR="00E70A9E">
        <w:rPr>
          <w:rFonts w:ascii="Arial" w:hAnsi="Arial" w:cs="Arial"/>
          <w:lang w:val="en"/>
        </w:rPr>
        <w:t>registered</w:t>
      </w:r>
      <w:r w:rsidR="00E70A9E" w:rsidRPr="006B025A">
        <w:rPr>
          <w:rFonts w:ascii="Arial" w:hAnsi="Arial" w:cs="Arial"/>
          <w:lang w:val="en"/>
        </w:rPr>
        <w:t xml:space="preserve"> </w:t>
      </w:r>
      <w:r w:rsidRPr="006B025A">
        <w:rPr>
          <w:rFonts w:ascii="Arial" w:hAnsi="Arial" w:cs="Arial"/>
          <w:lang w:val="en"/>
        </w:rPr>
        <w:t xml:space="preserve">sonographer on the same view protocol. The sonographer will not be present when the nurse obtains the </w:t>
      </w:r>
      <w:r w:rsidR="002D713F">
        <w:rPr>
          <w:rFonts w:ascii="Arial" w:hAnsi="Arial" w:cs="Arial"/>
          <w:lang w:val="en"/>
        </w:rPr>
        <w:t>10</w:t>
      </w:r>
      <w:r w:rsidRPr="006B025A">
        <w:rPr>
          <w:rFonts w:ascii="Arial" w:hAnsi="Arial" w:cs="Arial"/>
          <w:lang w:val="en"/>
        </w:rPr>
        <w:t xml:space="preserve"> views, so they will not have seen the patient before doing their reference scans</w:t>
      </w:r>
    </w:p>
    <w:p w14:paraId="71D51557" w14:textId="67F7744E" w:rsidR="00307FB0" w:rsidRDefault="00307FB0" w:rsidP="00307FB0">
      <w:pPr>
        <w:rPr>
          <w:rFonts w:asciiTheme="minorBidi" w:hAnsiTheme="minorBidi" w:cstheme="minorBidi"/>
        </w:rPr>
      </w:pPr>
      <w:r>
        <w:rPr>
          <w:rFonts w:asciiTheme="minorBidi" w:hAnsiTheme="minorBidi" w:cstheme="minorBidi"/>
        </w:rPr>
        <w:t xml:space="preserve">Prior to initiating </w:t>
      </w:r>
      <w:r w:rsidR="00C9311F">
        <w:rPr>
          <w:rFonts w:asciiTheme="minorBidi" w:hAnsiTheme="minorBidi" w:cstheme="minorBidi"/>
        </w:rPr>
        <w:t>the study enrollment</w:t>
      </w:r>
      <w:r>
        <w:rPr>
          <w:rFonts w:asciiTheme="minorBidi" w:hAnsiTheme="minorBidi" w:cstheme="minorBidi"/>
        </w:rPr>
        <w:t xml:space="preserve"> up to </w:t>
      </w:r>
      <w:r w:rsidR="002D713F">
        <w:rPr>
          <w:rFonts w:asciiTheme="minorBidi" w:hAnsiTheme="minorBidi" w:cstheme="minorBidi"/>
        </w:rPr>
        <w:t>2</w:t>
      </w:r>
      <w:r w:rsidR="00D56A8D">
        <w:rPr>
          <w:rFonts w:asciiTheme="minorBidi" w:hAnsiTheme="minorBidi" w:cstheme="minorBidi"/>
        </w:rPr>
        <w:t>4</w:t>
      </w:r>
      <w:r>
        <w:rPr>
          <w:rFonts w:asciiTheme="minorBidi" w:hAnsiTheme="minorBidi" w:cstheme="minorBidi"/>
        </w:rPr>
        <w:t xml:space="preserve"> volunteers will be asked to </w:t>
      </w:r>
      <w:r w:rsidR="00EF6458">
        <w:rPr>
          <w:rFonts w:asciiTheme="minorBidi" w:hAnsiTheme="minorBidi" w:cstheme="minorBidi"/>
        </w:rPr>
        <w:t>undergo the S</w:t>
      </w:r>
      <w:r>
        <w:rPr>
          <w:rFonts w:asciiTheme="minorBidi" w:hAnsiTheme="minorBidi" w:cstheme="minorBidi"/>
        </w:rPr>
        <w:t xml:space="preserve">tudy </w:t>
      </w:r>
      <w:r w:rsidR="00EF6458">
        <w:rPr>
          <w:rFonts w:asciiTheme="minorBidi" w:hAnsiTheme="minorBidi" w:cstheme="minorBidi"/>
        </w:rPr>
        <w:t>E</w:t>
      </w:r>
      <w:r>
        <w:rPr>
          <w:rFonts w:asciiTheme="minorBidi" w:hAnsiTheme="minorBidi" w:cstheme="minorBidi"/>
        </w:rPr>
        <w:t>xam for training purposes.</w:t>
      </w:r>
      <w:r w:rsidR="00EF6458">
        <w:rPr>
          <w:rFonts w:asciiTheme="minorBidi" w:hAnsiTheme="minorBidi" w:cstheme="minorBidi"/>
        </w:rPr>
        <w:t xml:space="preserve"> </w:t>
      </w:r>
      <w:r w:rsidR="00C9311F">
        <w:rPr>
          <w:rFonts w:asciiTheme="minorBidi" w:hAnsiTheme="minorBidi" w:cstheme="minorBidi"/>
        </w:rPr>
        <w:t xml:space="preserve">Each </w:t>
      </w:r>
      <w:r w:rsidR="002D713F">
        <w:rPr>
          <w:rFonts w:asciiTheme="minorBidi" w:hAnsiTheme="minorBidi" w:cstheme="minorBidi"/>
        </w:rPr>
        <w:t>RN</w:t>
      </w:r>
      <w:r w:rsidR="00C9311F">
        <w:rPr>
          <w:rFonts w:asciiTheme="minorBidi" w:hAnsiTheme="minorBidi" w:cstheme="minorBidi"/>
        </w:rPr>
        <w:t xml:space="preserve"> will be trained on a minimum of </w:t>
      </w:r>
      <w:r w:rsidR="00D56A8D" w:rsidRPr="00861993">
        <w:rPr>
          <w:rFonts w:asciiTheme="minorBidi" w:hAnsiTheme="minorBidi" w:cstheme="minorBidi"/>
          <w:color w:val="000000" w:themeColor="text1"/>
        </w:rPr>
        <w:t xml:space="preserve">12 </w:t>
      </w:r>
      <w:r w:rsidR="00C9311F" w:rsidRPr="00861993">
        <w:rPr>
          <w:rFonts w:asciiTheme="minorBidi" w:hAnsiTheme="minorBidi" w:cstheme="minorBidi"/>
          <w:color w:val="000000" w:themeColor="text1"/>
        </w:rPr>
        <w:t>and maximu</w:t>
      </w:r>
      <w:r w:rsidR="00AA79A5" w:rsidRPr="00861993">
        <w:rPr>
          <w:rFonts w:asciiTheme="minorBidi" w:hAnsiTheme="minorBidi" w:cstheme="minorBidi"/>
          <w:color w:val="000000" w:themeColor="text1"/>
        </w:rPr>
        <w:t>m</w:t>
      </w:r>
      <w:r w:rsidR="00C9311F" w:rsidRPr="00861993">
        <w:rPr>
          <w:rFonts w:asciiTheme="minorBidi" w:hAnsiTheme="minorBidi" w:cstheme="minorBidi"/>
          <w:color w:val="000000" w:themeColor="text1"/>
        </w:rPr>
        <w:t xml:space="preserve"> of </w:t>
      </w:r>
      <w:r w:rsidR="00D56A8D" w:rsidRPr="00861993">
        <w:rPr>
          <w:rFonts w:asciiTheme="minorBidi" w:hAnsiTheme="minorBidi" w:cstheme="minorBidi"/>
          <w:color w:val="000000" w:themeColor="text1"/>
        </w:rPr>
        <w:t>24</w:t>
      </w:r>
      <w:r w:rsidR="00D56A8D">
        <w:rPr>
          <w:rFonts w:asciiTheme="minorBidi" w:hAnsiTheme="minorBidi" w:cstheme="minorBidi"/>
          <w:color w:val="FF0000"/>
        </w:rPr>
        <w:t xml:space="preserve"> </w:t>
      </w:r>
      <w:r w:rsidR="00D56A8D">
        <w:rPr>
          <w:rFonts w:asciiTheme="minorBidi" w:hAnsiTheme="minorBidi" w:cstheme="minorBidi"/>
          <w:color w:val="FF0000"/>
        </w:rPr>
        <w:t>volunteers</w:t>
      </w:r>
      <w:r w:rsidR="00C9311F">
        <w:rPr>
          <w:rFonts w:asciiTheme="minorBidi" w:hAnsiTheme="minorBidi" w:cstheme="minorBidi"/>
          <w:color w:val="FF0000"/>
        </w:rPr>
        <w:t xml:space="preserve">. </w:t>
      </w:r>
      <w:r>
        <w:rPr>
          <w:rFonts w:asciiTheme="minorBidi" w:hAnsiTheme="minorBidi" w:cstheme="minorBidi"/>
        </w:rPr>
        <w:t xml:space="preserve">Images generated during the training period will not be included in </w:t>
      </w:r>
      <w:r w:rsidR="002D713F">
        <w:rPr>
          <w:rFonts w:asciiTheme="minorBidi" w:hAnsiTheme="minorBidi" w:cstheme="minorBidi"/>
        </w:rPr>
        <w:t>statistical</w:t>
      </w:r>
      <w:r>
        <w:rPr>
          <w:rFonts w:asciiTheme="minorBidi" w:hAnsiTheme="minorBidi" w:cstheme="minorBidi"/>
        </w:rPr>
        <w:t xml:space="preserve"> analysis.</w:t>
      </w:r>
      <w:r w:rsidR="00C9311F">
        <w:rPr>
          <w:rFonts w:asciiTheme="minorBidi" w:hAnsiTheme="minorBidi" w:cstheme="minorBidi"/>
        </w:rPr>
        <w:t xml:space="preserve"> </w:t>
      </w:r>
    </w:p>
    <w:p w14:paraId="16A09D06" w14:textId="77777777" w:rsidR="00D87BAB" w:rsidRPr="007632CE" w:rsidRDefault="00D87BAB" w:rsidP="005E5684">
      <w:pPr>
        <w:rPr>
          <w:rFonts w:asciiTheme="minorBidi" w:hAnsiTheme="minorBidi" w:cstheme="minorBidi"/>
        </w:rPr>
      </w:pPr>
    </w:p>
    <w:p w14:paraId="4636B1E5" w14:textId="662B3B47" w:rsidR="00C9311F" w:rsidRPr="00C9311F" w:rsidRDefault="00C9311F" w:rsidP="00C9311F">
      <w:pPr>
        <w:rPr>
          <w:rFonts w:ascii="Arial" w:eastAsia="PMingLiU" w:hAnsi="Arial" w:cs="Arial"/>
          <w:szCs w:val="22"/>
          <w:lang w:val="en"/>
        </w:rPr>
      </w:pPr>
      <w:r w:rsidRPr="00C9311F">
        <w:rPr>
          <w:rFonts w:ascii="Arial" w:eastAsia="PMingLiU" w:hAnsi="Arial" w:cs="Arial"/>
          <w:szCs w:val="22"/>
          <w:lang w:val="en"/>
        </w:rPr>
        <w:t xml:space="preserve">Following the examination, a panel of </w:t>
      </w:r>
      <w:r w:rsidR="002D713F">
        <w:rPr>
          <w:rFonts w:ascii="Arial" w:eastAsia="PMingLiU" w:hAnsi="Arial" w:cs="Arial"/>
          <w:szCs w:val="22"/>
          <w:lang w:val="en"/>
        </w:rPr>
        <w:t>f</w:t>
      </w:r>
      <w:r w:rsidRPr="00C9311F">
        <w:rPr>
          <w:rFonts w:ascii="Arial" w:eastAsia="PMingLiU" w:hAnsi="Arial" w:cs="Arial"/>
          <w:szCs w:val="22"/>
          <w:lang w:val="en"/>
        </w:rPr>
        <w:t xml:space="preserve">ive (5) expert cardiologist readers will independently provide assessments </w:t>
      </w:r>
      <w:r w:rsidR="00F94A8F">
        <w:rPr>
          <w:rFonts w:ascii="Arial" w:eastAsia="PMingLiU" w:hAnsi="Arial" w:cs="Arial"/>
          <w:szCs w:val="22"/>
          <w:lang w:val="en"/>
        </w:rPr>
        <w:t>of whether the patient study in its totality provides sufficient information to assess the clinical parameters and diagnostic image quality per clip</w:t>
      </w:r>
      <w:r w:rsidRPr="00C9311F">
        <w:rPr>
          <w:rFonts w:ascii="Arial" w:eastAsia="PMingLiU" w:hAnsi="Arial" w:cs="Arial"/>
          <w:szCs w:val="22"/>
          <w:lang w:val="en"/>
        </w:rPr>
        <w:t xml:space="preserve">. The readers will be blinded to each other’s assessments as well as whether the images were obtained from a </w:t>
      </w:r>
      <w:r w:rsidR="002D713F">
        <w:rPr>
          <w:rFonts w:ascii="Arial" w:eastAsia="PMingLiU" w:hAnsi="Arial" w:cs="Arial"/>
          <w:szCs w:val="22"/>
          <w:lang w:val="en"/>
        </w:rPr>
        <w:t>RN</w:t>
      </w:r>
      <w:r w:rsidRPr="00C9311F">
        <w:rPr>
          <w:rFonts w:ascii="Arial" w:eastAsia="PMingLiU" w:hAnsi="Arial" w:cs="Arial"/>
          <w:szCs w:val="22"/>
          <w:lang w:val="en"/>
        </w:rPr>
        <w:t xml:space="preserve"> or a sonographer.</w:t>
      </w:r>
      <w:r w:rsidR="00AA79A5">
        <w:rPr>
          <w:rFonts w:ascii="Arial" w:eastAsia="PMingLiU" w:hAnsi="Arial" w:cs="Arial"/>
          <w:szCs w:val="22"/>
          <w:lang w:val="en"/>
        </w:rPr>
        <w:t xml:space="preserve"> The results from the expert panel reads will be used for the statistical analysis.</w:t>
      </w:r>
    </w:p>
    <w:p w14:paraId="04A7760B" w14:textId="7F1D4264" w:rsidR="008C7EFA" w:rsidRPr="002B7F5A" w:rsidRDefault="008C7EFA" w:rsidP="005E5684">
      <w:pPr>
        <w:rPr>
          <w:rFonts w:asciiTheme="minorBidi" w:hAnsiTheme="minorBidi" w:cstheme="minorBidi"/>
        </w:rPr>
      </w:pPr>
    </w:p>
    <w:p w14:paraId="27682B2F" w14:textId="43A92E07" w:rsidR="001C5C75" w:rsidRPr="002B7F5A" w:rsidRDefault="00912441" w:rsidP="005E5684">
      <w:pPr>
        <w:rPr>
          <w:rFonts w:asciiTheme="minorBidi" w:hAnsiTheme="minorBidi" w:cstheme="minorBidi"/>
        </w:rPr>
      </w:pPr>
      <w:r w:rsidRPr="002B7F5A">
        <w:rPr>
          <w:rFonts w:asciiTheme="minorBidi" w:hAnsiTheme="minorBidi" w:cstheme="minorBidi"/>
        </w:rPr>
        <w:t xml:space="preserve">To reduce sources of bias in the design, </w:t>
      </w:r>
      <w:r w:rsidR="00F94A8F">
        <w:rPr>
          <w:rFonts w:asciiTheme="minorBidi" w:hAnsiTheme="minorBidi" w:cstheme="minorBidi"/>
        </w:rPr>
        <w:t>RNs</w:t>
      </w:r>
      <w:r w:rsidR="00C40BB4" w:rsidRPr="002B7F5A">
        <w:rPr>
          <w:rFonts w:asciiTheme="minorBidi" w:hAnsiTheme="minorBidi" w:cstheme="minorBidi"/>
        </w:rPr>
        <w:t xml:space="preserve">, </w:t>
      </w:r>
      <w:r w:rsidR="003A00C2" w:rsidRPr="002B7F5A">
        <w:rPr>
          <w:rFonts w:asciiTheme="minorBidi" w:hAnsiTheme="minorBidi" w:cstheme="minorBidi"/>
        </w:rPr>
        <w:t>sonographers and cardiologists</w:t>
      </w:r>
      <w:r w:rsidRPr="002B7F5A">
        <w:rPr>
          <w:rFonts w:asciiTheme="minorBidi" w:hAnsiTheme="minorBidi" w:cstheme="minorBidi"/>
        </w:rPr>
        <w:t xml:space="preserve"> will be blinded to </w:t>
      </w:r>
      <w:r w:rsidR="003A00C2" w:rsidRPr="002B7F5A">
        <w:rPr>
          <w:rFonts w:asciiTheme="minorBidi" w:hAnsiTheme="minorBidi" w:cstheme="minorBidi"/>
        </w:rPr>
        <w:t>results determined by others</w:t>
      </w:r>
      <w:r w:rsidRPr="002B7F5A">
        <w:rPr>
          <w:rFonts w:asciiTheme="minorBidi" w:hAnsiTheme="minorBidi" w:cstheme="minorBidi"/>
        </w:rPr>
        <w:t>.</w:t>
      </w:r>
    </w:p>
    <w:p w14:paraId="624D83D6" w14:textId="77777777" w:rsidR="000E73FA" w:rsidRPr="002B7F5A" w:rsidRDefault="000E73FA" w:rsidP="00EB3325">
      <w:pPr>
        <w:pStyle w:val="Heading2"/>
        <w:rPr>
          <w:rFonts w:asciiTheme="minorBidi" w:hAnsiTheme="minorBidi" w:cstheme="minorBidi"/>
          <w:szCs w:val="24"/>
        </w:rPr>
      </w:pPr>
      <w:bookmarkStart w:id="32" w:name="_Toc356525487"/>
      <w:bookmarkStart w:id="33" w:name="_Toc520280148"/>
      <w:r w:rsidRPr="002B7F5A">
        <w:rPr>
          <w:rFonts w:asciiTheme="minorBidi" w:hAnsiTheme="minorBidi" w:cstheme="minorBidi"/>
          <w:szCs w:val="24"/>
        </w:rPr>
        <w:t>Primary/Secondary Endpoints</w:t>
      </w:r>
      <w:bookmarkEnd w:id="32"/>
      <w:bookmarkEnd w:id="33"/>
    </w:p>
    <w:p w14:paraId="419F7385" w14:textId="77777777" w:rsidR="006B025A" w:rsidRDefault="006B025A" w:rsidP="005E5684">
      <w:pPr>
        <w:rPr>
          <w:rFonts w:asciiTheme="minorBidi" w:hAnsiTheme="minorBidi" w:cstheme="minorBidi"/>
        </w:rPr>
      </w:pPr>
    </w:p>
    <w:p w14:paraId="52C799CF" w14:textId="7CFADD71" w:rsidR="0090750F" w:rsidRPr="002B7F5A" w:rsidRDefault="0090750F" w:rsidP="005E5684">
      <w:pPr>
        <w:rPr>
          <w:rFonts w:asciiTheme="minorBidi" w:hAnsiTheme="minorBidi" w:cstheme="minorBidi"/>
        </w:rPr>
      </w:pPr>
      <w:r w:rsidRPr="002B7F5A">
        <w:rPr>
          <w:rFonts w:asciiTheme="minorBidi" w:hAnsiTheme="minorBidi" w:cstheme="minorBidi"/>
        </w:rPr>
        <w:t xml:space="preserve">The </w:t>
      </w:r>
      <w:r w:rsidR="006B025A">
        <w:rPr>
          <w:rFonts w:asciiTheme="minorBidi" w:hAnsiTheme="minorBidi" w:cstheme="minorBidi"/>
        </w:rPr>
        <w:t xml:space="preserve">primary </w:t>
      </w:r>
      <w:r w:rsidRPr="002B7F5A">
        <w:rPr>
          <w:rFonts w:asciiTheme="minorBidi" w:hAnsiTheme="minorBidi" w:cstheme="minorBidi"/>
        </w:rPr>
        <w:t>endpoints for the study are</w:t>
      </w:r>
      <w:r w:rsidR="006B025A">
        <w:rPr>
          <w:rFonts w:asciiTheme="minorBidi" w:hAnsiTheme="minorBidi" w:cstheme="minorBidi"/>
        </w:rPr>
        <w:t xml:space="preserve"> patients level assessment of</w:t>
      </w:r>
      <w:r w:rsidRPr="002B7F5A">
        <w:rPr>
          <w:rFonts w:asciiTheme="minorBidi" w:hAnsiTheme="minorBidi" w:cstheme="minorBidi"/>
        </w:rPr>
        <w:t>:</w:t>
      </w:r>
    </w:p>
    <w:p w14:paraId="4E6477B6" w14:textId="77777777" w:rsidR="00813222" w:rsidRPr="002B7F5A" w:rsidRDefault="00813222" w:rsidP="005E5684">
      <w:pPr>
        <w:rPr>
          <w:rFonts w:asciiTheme="minorBidi" w:hAnsiTheme="minorBidi" w:cstheme="minorBidi"/>
        </w:rPr>
      </w:pPr>
    </w:p>
    <w:p w14:paraId="52921C0F" w14:textId="7D701792" w:rsidR="006B025A" w:rsidRDefault="006B025A" w:rsidP="00660EC6">
      <w:pPr>
        <w:pStyle w:val="ListParagraph"/>
        <w:numPr>
          <w:ilvl w:val="1"/>
          <w:numId w:val="2"/>
        </w:numPr>
        <w:rPr>
          <w:rFonts w:asciiTheme="minorBidi" w:hAnsiTheme="minorBidi" w:cstheme="minorBidi"/>
        </w:rPr>
      </w:pPr>
      <w:r>
        <w:rPr>
          <w:rFonts w:asciiTheme="minorBidi" w:hAnsiTheme="minorBidi" w:cstheme="minorBidi"/>
        </w:rPr>
        <w:t>Qualitative assessment of LV size</w:t>
      </w:r>
    </w:p>
    <w:p w14:paraId="504543CF" w14:textId="1601176E" w:rsidR="006B025A" w:rsidRDefault="006B025A" w:rsidP="00660EC6">
      <w:pPr>
        <w:pStyle w:val="ListParagraph"/>
        <w:numPr>
          <w:ilvl w:val="1"/>
          <w:numId w:val="2"/>
        </w:numPr>
        <w:rPr>
          <w:rFonts w:asciiTheme="minorBidi" w:hAnsiTheme="minorBidi" w:cstheme="minorBidi"/>
        </w:rPr>
      </w:pPr>
      <w:r>
        <w:rPr>
          <w:rFonts w:asciiTheme="minorBidi" w:hAnsiTheme="minorBidi" w:cstheme="minorBidi"/>
        </w:rPr>
        <w:t>Qualitative assessment of LV global function</w:t>
      </w:r>
    </w:p>
    <w:p w14:paraId="42EC9A2C" w14:textId="75810C21" w:rsidR="006B025A" w:rsidRDefault="006B025A" w:rsidP="00660EC6">
      <w:pPr>
        <w:pStyle w:val="ListParagraph"/>
        <w:numPr>
          <w:ilvl w:val="1"/>
          <w:numId w:val="2"/>
        </w:numPr>
        <w:rPr>
          <w:rFonts w:asciiTheme="minorBidi" w:hAnsiTheme="minorBidi" w:cstheme="minorBidi"/>
        </w:rPr>
      </w:pPr>
      <w:r>
        <w:rPr>
          <w:rFonts w:asciiTheme="minorBidi" w:hAnsiTheme="minorBidi" w:cstheme="minorBidi"/>
        </w:rPr>
        <w:t>Qualitative assessment of RV size</w:t>
      </w:r>
    </w:p>
    <w:p w14:paraId="72BB40A1" w14:textId="4142DAFE" w:rsidR="006B025A" w:rsidRDefault="006B025A" w:rsidP="00660EC6">
      <w:pPr>
        <w:pStyle w:val="ListParagraph"/>
        <w:numPr>
          <w:ilvl w:val="1"/>
          <w:numId w:val="2"/>
        </w:numPr>
        <w:rPr>
          <w:rFonts w:asciiTheme="minorBidi" w:hAnsiTheme="minorBidi" w:cstheme="minorBidi"/>
        </w:rPr>
      </w:pPr>
      <w:r>
        <w:rPr>
          <w:rFonts w:asciiTheme="minorBidi" w:hAnsiTheme="minorBidi" w:cstheme="minorBidi"/>
        </w:rPr>
        <w:t>Quality assessment of pericardial perfusion</w:t>
      </w:r>
    </w:p>
    <w:p w14:paraId="0A5A9BE7" w14:textId="77777777" w:rsidR="00E167A7" w:rsidRDefault="00E167A7" w:rsidP="00E167A7">
      <w:pPr>
        <w:pStyle w:val="ListParagraph"/>
        <w:rPr>
          <w:rFonts w:asciiTheme="minorBidi" w:hAnsiTheme="minorBidi" w:cstheme="minorBidi"/>
        </w:rPr>
      </w:pPr>
    </w:p>
    <w:p w14:paraId="1FB643D4" w14:textId="25EF1488" w:rsidR="00E167A7" w:rsidRPr="00861993" w:rsidRDefault="006B025A" w:rsidP="00861993">
      <w:pPr>
        <w:pStyle w:val="ListParagraph"/>
        <w:rPr>
          <w:rFonts w:asciiTheme="minorBidi" w:hAnsiTheme="minorBidi" w:cstheme="minorBidi"/>
        </w:rPr>
      </w:pPr>
      <w:r>
        <w:rPr>
          <w:rFonts w:asciiTheme="minorBidi" w:hAnsiTheme="minorBidi" w:cstheme="minorBidi"/>
        </w:rPr>
        <w:t>The secondary endpoints for the study are</w:t>
      </w:r>
      <w:r w:rsidR="00E167A7">
        <w:rPr>
          <w:rFonts w:asciiTheme="minorBidi" w:hAnsiTheme="minorBidi" w:cstheme="minorBidi"/>
        </w:rPr>
        <w:t>:</w:t>
      </w:r>
    </w:p>
    <w:p w14:paraId="2EEFF836" w14:textId="77777777" w:rsidR="006B025A" w:rsidRDefault="006B025A" w:rsidP="00291D6E">
      <w:pPr>
        <w:rPr>
          <w:rFonts w:asciiTheme="minorBidi" w:hAnsiTheme="minorBidi" w:cstheme="minorBidi"/>
        </w:rPr>
      </w:pPr>
    </w:p>
    <w:p w14:paraId="096ADD2B" w14:textId="0EF6110D" w:rsidR="00E167A7" w:rsidRDefault="00E167A7" w:rsidP="00E167A7">
      <w:pPr>
        <w:pStyle w:val="ListParagraph"/>
        <w:numPr>
          <w:ilvl w:val="1"/>
          <w:numId w:val="2"/>
        </w:numPr>
        <w:rPr>
          <w:rFonts w:asciiTheme="minorBidi" w:hAnsiTheme="minorBidi" w:cstheme="minorBidi"/>
        </w:rPr>
      </w:pPr>
      <w:r>
        <w:rPr>
          <w:rFonts w:asciiTheme="minorBidi" w:hAnsiTheme="minorBidi" w:cstheme="minorBidi"/>
        </w:rPr>
        <w:lastRenderedPageBreak/>
        <w:t>Patient-level assessment of:</w:t>
      </w:r>
    </w:p>
    <w:p w14:paraId="18FCFA5B" w14:textId="32DAA7F9" w:rsidR="006B025A" w:rsidRDefault="006B025A" w:rsidP="00861993">
      <w:pPr>
        <w:pStyle w:val="ListParagraph"/>
        <w:numPr>
          <w:ilvl w:val="2"/>
          <w:numId w:val="2"/>
        </w:numPr>
        <w:rPr>
          <w:rFonts w:asciiTheme="minorBidi" w:hAnsiTheme="minorBidi" w:cstheme="minorBidi"/>
        </w:rPr>
      </w:pPr>
      <w:r>
        <w:rPr>
          <w:rFonts w:asciiTheme="minorBidi" w:hAnsiTheme="minorBidi" w:cstheme="minorBidi"/>
        </w:rPr>
        <w:t>Qualitative assessment of IVC size</w:t>
      </w:r>
    </w:p>
    <w:p w14:paraId="158C7285" w14:textId="5B69EC2A" w:rsidR="006B025A" w:rsidRDefault="006B025A" w:rsidP="00861993">
      <w:pPr>
        <w:pStyle w:val="ListParagraph"/>
        <w:numPr>
          <w:ilvl w:val="2"/>
          <w:numId w:val="2"/>
        </w:numPr>
        <w:rPr>
          <w:rFonts w:asciiTheme="minorBidi" w:hAnsiTheme="minorBidi" w:cstheme="minorBidi"/>
        </w:rPr>
      </w:pPr>
      <w:r>
        <w:rPr>
          <w:rFonts w:asciiTheme="minorBidi" w:hAnsiTheme="minorBidi" w:cstheme="minorBidi"/>
        </w:rPr>
        <w:t>Qualitative assessment of RV function</w:t>
      </w:r>
    </w:p>
    <w:p w14:paraId="0995FE66" w14:textId="2028C07A" w:rsidR="006B025A" w:rsidRDefault="006B025A" w:rsidP="00861993">
      <w:pPr>
        <w:pStyle w:val="ListParagraph"/>
        <w:numPr>
          <w:ilvl w:val="2"/>
          <w:numId w:val="2"/>
        </w:numPr>
        <w:rPr>
          <w:rFonts w:asciiTheme="minorBidi" w:hAnsiTheme="minorBidi" w:cstheme="minorBidi"/>
        </w:rPr>
      </w:pPr>
      <w:r>
        <w:rPr>
          <w:rFonts w:asciiTheme="minorBidi" w:hAnsiTheme="minorBidi" w:cstheme="minorBidi"/>
        </w:rPr>
        <w:t>Qualitative assessment of LA size</w:t>
      </w:r>
    </w:p>
    <w:p w14:paraId="383A135F" w14:textId="77777777" w:rsidR="00E167A7" w:rsidRDefault="006B025A" w:rsidP="00861993">
      <w:pPr>
        <w:pStyle w:val="ListParagraph"/>
        <w:numPr>
          <w:ilvl w:val="2"/>
          <w:numId w:val="2"/>
        </w:numPr>
        <w:rPr>
          <w:rFonts w:asciiTheme="minorBidi" w:hAnsiTheme="minorBidi" w:cstheme="minorBidi"/>
        </w:rPr>
      </w:pPr>
      <w:r>
        <w:rPr>
          <w:rFonts w:asciiTheme="minorBidi" w:hAnsiTheme="minorBidi" w:cstheme="minorBidi"/>
        </w:rPr>
        <w:t>Qualitative assessment of aortic</w:t>
      </w:r>
      <w:r w:rsidR="005C48FF">
        <w:rPr>
          <w:rFonts w:asciiTheme="minorBidi" w:hAnsiTheme="minorBidi" w:cstheme="minorBidi"/>
        </w:rPr>
        <w:t xml:space="preserve"> valve</w:t>
      </w:r>
      <w:r>
        <w:rPr>
          <w:rFonts w:asciiTheme="minorBidi" w:hAnsiTheme="minorBidi" w:cstheme="minorBidi"/>
        </w:rPr>
        <w:t>, mitr</w:t>
      </w:r>
      <w:r w:rsidR="005C48FF">
        <w:rPr>
          <w:rFonts w:asciiTheme="minorBidi" w:hAnsiTheme="minorBidi" w:cstheme="minorBidi"/>
        </w:rPr>
        <w:t>al valve, and tricuspid valve</w:t>
      </w:r>
      <w:bookmarkStart w:id="34" w:name="_Toc520280149"/>
    </w:p>
    <w:p w14:paraId="169B2515" w14:textId="77777777" w:rsidR="00E167A7" w:rsidRPr="00861993" w:rsidRDefault="00E167A7" w:rsidP="00E167A7">
      <w:pPr>
        <w:pStyle w:val="ListParagraph"/>
        <w:numPr>
          <w:ilvl w:val="1"/>
          <w:numId w:val="2"/>
        </w:numPr>
        <w:rPr>
          <w:rFonts w:asciiTheme="minorBidi" w:hAnsiTheme="minorBidi" w:cstheme="minorBidi"/>
        </w:rPr>
      </w:pPr>
      <w:r w:rsidRPr="00861993">
        <w:rPr>
          <w:rFonts w:ascii="Arial" w:eastAsia="PMingLiU" w:hAnsi="Arial" w:cs="Arial"/>
          <w:szCs w:val="22"/>
          <w:lang w:val="en"/>
        </w:rPr>
        <w:t>View-level:</w:t>
      </w:r>
      <w:r w:rsidRPr="00861993">
        <w:rPr>
          <w:rFonts w:ascii="Arial" w:eastAsia="PMingLiU" w:hAnsi="Arial" w:cs="Arial"/>
          <w:b/>
          <w:szCs w:val="22"/>
          <w:lang w:val="en"/>
        </w:rPr>
        <w:t xml:space="preserve"> </w:t>
      </w:r>
    </w:p>
    <w:p w14:paraId="06344747" w14:textId="65B2C778" w:rsidR="00E167A7" w:rsidRPr="00861993" w:rsidRDefault="00E167A7" w:rsidP="00861993">
      <w:pPr>
        <w:pStyle w:val="ListParagraph"/>
        <w:numPr>
          <w:ilvl w:val="2"/>
          <w:numId w:val="2"/>
        </w:numPr>
        <w:rPr>
          <w:rFonts w:asciiTheme="minorBidi" w:hAnsiTheme="minorBidi" w:cstheme="minorBidi"/>
        </w:rPr>
      </w:pPr>
      <w:r w:rsidRPr="00861993">
        <w:rPr>
          <w:rFonts w:ascii="Arial" w:eastAsia="PMingLiU" w:hAnsi="Arial" w:cs="Arial"/>
          <w:szCs w:val="22"/>
          <w:lang w:val="en"/>
        </w:rPr>
        <w:t>% of patient studies with diagnostic (ACEP 3+) quality clip for each of the ten (10) Standard Views used in the study</w:t>
      </w:r>
    </w:p>
    <w:p w14:paraId="735A9144" w14:textId="397557B7" w:rsidR="00E167A7" w:rsidRPr="00861993" w:rsidRDefault="00E167A7" w:rsidP="00861993">
      <w:pPr>
        <w:pStyle w:val="ListParagraph"/>
        <w:numPr>
          <w:ilvl w:val="2"/>
          <w:numId w:val="2"/>
        </w:numPr>
        <w:rPr>
          <w:rFonts w:asciiTheme="minorBidi" w:hAnsiTheme="minorBidi" w:cstheme="minorBidi"/>
        </w:rPr>
      </w:pPr>
      <w:r>
        <w:rPr>
          <w:rFonts w:ascii="Arial" w:eastAsia="PMingLiU" w:hAnsi="Arial" w:cs="Arial"/>
          <w:szCs w:val="22"/>
          <w:lang w:val="en"/>
        </w:rPr>
        <w:t>Acquisition time</w:t>
      </w:r>
    </w:p>
    <w:p w14:paraId="3680098B" w14:textId="00C506A2" w:rsidR="00E167A7" w:rsidRDefault="00E167A7" w:rsidP="00E167A7">
      <w:pPr>
        <w:pStyle w:val="ListParagraph"/>
        <w:numPr>
          <w:ilvl w:val="1"/>
          <w:numId w:val="2"/>
        </w:numPr>
        <w:rPr>
          <w:rFonts w:asciiTheme="minorBidi" w:hAnsiTheme="minorBidi" w:cstheme="minorBidi"/>
        </w:rPr>
      </w:pPr>
      <w:r>
        <w:rPr>
          <w:rFonts w:asciiTheme="minorBidi" w:hAnsiTheme="minorBidi" w:cstheme="minorBidi"/>
        </w:rPr>
        <w:t>Subgroup analyses: Results per BMI group, sex, age, etc.</w:t>
      </w:r>
    </w:p>
    <w:p w14:paraId="219C172C" w14:textId="477EA8BF" w:rsidR="00E167A7" w:rsidRPr="00F94A8F" w:rsidRDefault="00E167A7" w:rsidP="00E167A7">
      <w:pPr>
        <w:pStyle w:val="ListParagraph"/>
        <w:numPr>
          <w:ilvl w:val="1"/>
          <w:numId w:val="2"/>
        </w:numPr>
        <w:rPr>
          <w:rFonts w:asciiTheme="minorBidi" w:hAnsiTheme="minorBidi" w:cstheme="minorBidi"/>
        </w:rPr>
      </w:pPr>
      <w:r>
        <w:rPr>
          <w:rFonts w:asciiTheme="minorBidi" w:hAnsiTheme="minorBidi" w:cstheme="minorBidi"/>
        </w:rPr>
        <w:t>Reference Scan comparison: View-level and patient-level results; paired comparison to non-specialist results</w:t>
      </w:r>
    </w:p>
    <w:p w14:paraId="6E81FFEF" w14:textId="77777777" w:rsidR="00037473" w:rsidRPr="002B7F5A" w:rsidRDefault="00037473" w:rsidP="00037473">
      <w:pPr>
        <w:pStyle w:val="Heading2"/>
        <w:rPr>
          <w:rFonts w:asciiTheme="minorBidi" w:hAnsiTheme="minorBidi" w:cstheme="minorBidi"/>
          <w:szCs w:val="24"/>
        </w:rPr>
      </w:pPr>
      <w:r w:rsidRPr="002B7F5A">
        <w:rPr>
          <w:rFonts w:asciiTheme="minorBidi" w:hAnsiTheme="minorBidi" w:cstheme="minorBidi"/>
          <w:szCs w:val="24"/>
        </w:rPr>
        <w:t>Setting:</w:t>
      </w:r>
      <w:bookmarkEnd w:id="34"/>
      <w:r w:rsidRPr="002B7F5A">
        <w:rPr>
          <w:rFonts w:asciiTheme="minorBidi" w:hAnsiTheme="minorBidi" w:cstheme="minorBidi"/>
          <w:szCs w:val="24"/>
        </w:rPr>
        <w:t xml:space="preserve">  </w:t>
      </w:r>
    </w:p>
    <w:p w14:paraId="0C4463B2" w14:textId="2BB1D73C" w:rsidR="00037473" w:rsidRDefault="005C48FF" w:rsidP="00037473">
      <w:pPr>
        <w:rPr>
          <w:rStyle w:val="printanswer"/>
          <w:rFonts w:asciiTheme="minorBidi" w:hAnsiTheme="minorBidi" w:cstheme="minorBidi"/>
        </w:rPr>
      </w:pPr>
      <w:r>
        <w:rPr>
          <w:rStyle w:val="printanswer"/>
          <w:rFonts w:asciiTheme="minorBidi" w:hAnsiTheme="minorBidi" w:cstheme="minorBidi"/>
        </w:rPr>
        <w:t>Study examinations will be performed in the echocardiographic laboratories.</w:t>
      </w:r>
    </w:p>
    <w:p w14:paraId="609AD350" w14:textId="2EA99EF2" w:rsidR="0005163C" w:rsidRDefault="0005163C" w:rsidP="00037473">
      <w:pPr>
        <w:rPr>
          <w:rFonts w:asciiTheme="minorBidi" w:hAnsiTheme="minorBidi" w:cstheme="minorBidi"/>
        </w:rPr>
      </w:pPr>
    </w:p>
    <w:p w14:paraId="3C437F8F" w14:textId="031306C0" w:rsidR="0005163C" w:rsidRDefault="004F39BD" w:rsidP="004F39BD">
      <w:pPr>
        <w:pStyle w:val="Heading2"/>
      </w:pPr>
      <w:r>
        <w:t>User training</w:t>
      </w:r>
    </w:p>
    <w:p w14:paraId="0BF6B3F8" w14:textId="1262D7C3" w:rsidR="004F39BD" w:rsidRDefault="004F39BD" w:rsidP="004F39BD"/>
    <w:p w14:paraId="7E3F5706" w14:textId="77777777" w:rsidR="004F39BD" w:rsidRPr="008002BD" w:rsidRDefault="004F39BD" w:rsidP="004F39BD">
      <w:pPr>
        <w:pStyle w:val="Heading2"/>
        <w:numPr>
          <w:ilvl w:val="0"/>
          <w:numId w:val="0"/>
        </w:numPr>
        <w:tabs>
          <w:tab w:val="left" w:pos="1440"/>
        </w:tabs>
        <w:spacing w:before="120" w:after="240" w:line="264" w:lineRule="auto"/>
        <w:ind w:left="576" w:hanging="576"/>
        <w:jc w:val="left"/>
        <w:rPr>
          <w:lang w:val="en"/>
        </w:rPr>
      </w:pPr>
      <w:bookmarkStart w:id="35" w:name="_Toc526486855"/>
      <w:r>
        <w:rPr>
          <w:lang w:val="en"/>
        </w:rPr>
        <w:t>User Training and Qualification</w:t>
      </w:r>
      <w:bookmarkEnd w:id="35"/>
    </w:p>
    <w:p w14:paraId="5EFA84FA" w14:textId="3577C5FF" w:rsidR="004F39BD" w:rsidRPr="008002BD" w:rsidRDefault="004F39BD" w:rsidP="004F39BD">
      <w:pPr>
        <w:rPr>
          <w:lang w:val="en"/>
        </w:rPr>
      </w:pPr>
      <w:r w:rsidRPr="008002BD">
        <w:rPr>
          <w:lang w:val="en"/>
        </w:rPr>
        <w:t xml:space="preserve">Bay Labs </w:t>
      </w:r>
      <w:r>
        <w:rPr>
          <w:lang w:val="en"/>
        </w:rPr>
        <w:t>will provide</w:t>
      </w:r>
      <w:r w:rsidRPr="008002BD">
        <w:rPr>
          <w:lang w:val="en"/>
        </w:rPr>
        <w:t xml:space="preserve"> training the non-specialists (RNs) participating to demonstrate a basic level of competence using the device before their scans count towards the study endpoints. </w:t>
      </w:r>
      <w:r>
        <w:rPr>
          <w:lang w:val="en"/>
        </w:rPr>
        <w:t>U</w:t>
      </w:r>
      <w:r w:rsidRPr="008002BD">
        <w:rPr>
          <w:lang w:val="en"/>
        </w:rPr>
        <w:t>sers w</w:t>
      </w:r>
      <w:r>
        <w:rPr>
          <w:lang w:val="en"/>
        </w:rPr>
        <w:t>ill</w:t>
      </w:r>
      <w:r w:rsidR="003413AE">
        <w:rPr>
          <w:lang w:val="en"/>
        </w:rPr>
        <w:t xml:space="preserve"> </w:t>
      </w:r>
      <w:r w:rsidRPr="008002BD">
        <w:rPr>
          <w:lang w:val="en"/>
        </w:rPr>
        <w:t>receive a brief training (from Bay Labs personnel) on both basic echocardiography clinical information as well as product operation, until they are able to proficiently oper</w:t>
      </w:r>
      <w:r>
        <w:rPr>
          <w:lang w:val="en"/>
        </w:rPr>
        <w:t xml:space="preserve">ate the device effectively and </w:t>
      </w:r>
      <w:r w:rsidRPr="008002BD">
        <w:rPr>
          <w:lang w:val="en"/>
        </w:rPr>
        <w:t xml:space="preserve">clinically. Furthermore, for </w:t>
      </w:r>
      <w:r w:rsidR="00F94A8F">
        <w:rPr>
          <w:lang w:val="en"/>
        </w:rPr>
        <w:t>the RNs a</w:t>
      </w:r>
      <w:r w:rsidRPr="008002BD">
        <w:rPr>
          <w:lang w:val="en"/>
        </w:rPr>
        <w:t xml:space="preserve"> measure </w:t>
      </w:r>
      <w:r w:rsidR="00F94A8F">
        <w:rPr>
          <w:lang w:val="en"/>
        </w:rPr>
        <w:t xml:space="preserve">of </w:t>
      </w:r>
      <w:r w:rsidRPr="008002BD">
        <w:rPr>
          <w:lang w:val="en"/>
        </w:rPr>
        <w:t xml:space="preserve">the effectiveness of “steady-state” usage of the </w:t>
      </w:r>
      <w:proofErr w:type="spellStart"/>
      <w:r w:rsidRPr="008002BD">
        <w:rPr>
          <w:lang w:val="en"/>
        </w:rPr>
        <w:t>EchoGPS</w:t>
      </w:r>
      <w:proofErr w:type="spellEnd"/>
      <w:r w:rsidRPr="008002BD">
        <w:rPr>
          <w:lang w:val="en"/>
        </w:rPr>
        <w:t xml:space="preserve"> device after the short initial learning phase</w:t>
      </w:r>
      <w:r w:rsidR="00F94A8F">
        <w:rPr>
          <w:lang w:val="en"/>
        </w:rPr>
        <w:t xml:space="preserve"> will be done</w:t>
      </w:r>
      <w:r w:rsidRPr="008002BD">
        <w:rPr>
          <w:lang w:val="en"/>
        </w:rPr>
        <w:t xml:space="preserve">. </w:t>
      </w:r>
    </w:p>
    <w:p w14:paraId="4BCC5824" w14:textId="77777777" w:rsidR="004F39BD" w:rsidRPr="008002BD" w:rsidRDefault="004F39BD" w:rsidP="004F39BD">
      <w:pPr>
        <w:rPr>
          <w:lang w:val="en"/>
        </w:rPr>
      </w:pPr>
    </w:p>
    <w:p w14:paraId="795E3770" w14:textId="353109A7" w:rsidR="004F39BD" w:rsidRDefault="004F39BD" w:rsidP="004F39BD">
      <w:pPr>
        <w:rPr>
          <w:lang w:val="en"/>
        </w:rPr>
      </w:pPr>
      <w:r w:rsidRPr="008002BD">
        <w:rPr>
          <w:lang w:val="en"/>
        </w:rPr>
        <w:t>Specialist users</w:t>
      </w:r>
      <w:r w:rsidR="00F94A8F">
        <w:rPr>
          <w:lang w:val="en"/>
        </w:rPr>
        <w:t xml:space="preserve"> (</w:t>
      </w:r>
      <w:r w:rsidRPr="008002BD">
        <w:rPr>
          <w:lang w:val="en"/>
        </w:rPr>
        <w:t>sonographers</w:t>
      </w:r>
      <w:r w:rsidR="00F94A8F">
        <w:rPr>
          <w:lang w:val="en"/>
        </w:rPr>
        <w:t>)</w:t>
      </w:r>
      <w:r w:rsidRPr="008002BD">
        <w:rPr>
          <w:lang w:val="en"/>
        </w:rPr>
        <w:t xml:space="preserve"> </w:t>
      </w:r>
      <w:r w:rsidR="003413AE">
        <w:rPr>
          <w:lang w:val="en"/>
        </w:rPr>
        <w:t>doing the reference scan will</w:t>
      </w:r>
      <w:r w:rsidRPr="008002BD">
        <w:rPr>
          <w:lang w:val="en"/>
        </w:rPr>
        <w:t xml:space="preserve"> only receive product operation training</w:t>
      </w:r>
      <w:r w:rsidR="00F94A8F">
        <w:rPr>
          <w:lang w:val="en"/>
        </w:rPr>
        <w:t xml:space="preserve"> on how to use the </w:t>
      </w:r>
      <w:proofErr w:type="spellStart"/>
      <w:r w:rsidR="00F94A8F">
        <w:rPr>
          <w:lang w:val="en"/>
        </w:rPr>
        <w:t>Terason</w:t>
      </w:r>
      <w:proofErr w:type="spellEnd"/>
      <w:r w:rsidR="00F94A8F">
        <w:rPr>
          <w:lang w:val="en"/>
        </w:rPr>
        <w:t xml:space="preserve"> </w:t>
      </w:r>
      <w:proofErr w:type="spellStart"/>
      <w:r w:rsidR="00F94A8F">
        <w:rPr>
          <w:lang w:val="en"/>
        </w:rPr>
        <w:t>uSmart</w:t>
      </w:r>
      <w:proofErr w:type="spellEnd"/>
      <w:r w:rsidR="00F94A8F">
        <w:rPr>
          <w:lang w:val="en"/>
        </w:rPr>
        <w:t xml:space="preserve"> system</w:t>
      </w:r>
      <w:r w:rsidRPr="008002BD">
        <w:rPr>
          <w:lang w:val="en"/>
        </w:rPr>
        <w:t xml:space="preserve">.  </w:t>
      </w:r>
    </w:p>
    <w:p w14:paraId="2E81C624" w14:textId="77777777" w:rsidR="004F39BD" w:rsidRDefault="004F39BD" w:rsidP="004F39BD">
      <w:pPr>
        <w:rPr>
          <w:lang w:val="en"/>
        </w:rPr>
      </w:pPr>
    </w:p>
    <w:p w14:paraId="439B0FB2" w14:textId="77777777" w:rsidR="004F39BD" w:rsidRPr="008002BD" w:rsidRDefault="004F39BD" w:rsidP="00660EC6">
      <w:pPr>
        <w:pStyle w:val="Heading3"/>
        <w:numPr>
          <w:ilvl w:val="0"/>
          <w:numId w:val="14"/>
        </w:numPr>
        <w:spacing w:before="0" w:after="240" w:line="264" w:lineRule="auto"/>
        <w:jc w:val="left"/>
        <w:rPr>
          <w:lang w:val="en"/>
        </w:rPr>
      </w:pPr>
      <w:bookmarkStart w:id="36" w:name="_Toc526486856"/>
      <w:r w:rsidRPr="008002BD">
        <w:rPr>
          <w:lang w:val="en"/>
        </w:rPr>
        <w:t>Initial Training</w:t>
      </w:r>
      <w:bookmarkEnd w:id="36"/>
    </w:p>
    <w:p w14:paraId="2EB5F77B" w14:textId="57119338" w:rsidR="004F39BD" w:rsidRDefault="003413AE" w:rsidP="004F39BD">
      <w:pPr>
        <w:rPr>
          <w:lang w:val="en"/>
        </w:rPr>
      </w:pPr>
      <w:r>
        <w:rPr>
          <w:lang w:val="en"/>
        </w:rPr>
        <w:t>RNs</w:t>
      </w:r>
      <w:r w:rsidR="004F39BD" w:rsidRPr="008002BD">
        <w:rPr>
          <w:lang w:val="en"/>
        </w:rPr>
        <w:t xml:space="preserve"> will be trained according to a training protocol with the following main components:</w:t>
      </w:r>
    </w:p>
    <w:p w14:paraId="15E3FF08" w14:textId="77777777" w:rsidR="004F39BD" w:rsidRPr="008002BD" w:rsidRDefault="004F39BD" w:rsidP="004F39BD">
      <w:pPr>
        <w:rPr>
          <w:lang w:val="en"/>
        </w:rPr>
      </w:pPr>
    </w:p>
    <w:p w14:paraId="66BB851C" w14:textId="5DF724BA" w:rsidR="004F39BD" w:rsidRPr="00454CD9" w:rsidRDefault="004F39BD" w:rsidP="00660EC6">
      <w:pPr>
        <w:numPr>
          <w:ilvl w:val="0"/>
          <w:numId w:val="12"/>
        </w:numPr>
        <w:tabs>
          <w:tab w:val="left" w:pos="720"/>
        </w:tabs>
        <w:spacing w:line="264" w:lineRule="auto"/>
        <w:rPr>
          <w:lang w:val="en"/>
        </w:rPr>
      </w:pPr>
      <w:r w:rsidRPr="008002BD">
        <w:rPr>
          <w:b/>
          <w:lang w:val="en"/>
        </w:rPr>
        <w:t xml:space="preserve">Didactic Training and Hands-On Guided </w:t>
      </w:r>
      <w:proofErr w:type="spellStart"/>
      <w:r w:rsidRPr="008002BD">
        <w:rPr>
          <w:b/>
          <w:lang w:val="en"/>
        </w:rPr>
        <w:t>EchoGPS</w:t>
      </w:r>
      <w:proofErr w:type="spellEnd"/>
      <w:r w:rsidRPr="008002BD">
        <w:rPr>
          <w:b/>
          <w:lang w:val="en"/>
        </w:rPr>
        <w:t xml:space="preserve"> Training</w:t>
      </w:r>
      <w:r w:rsidRPr="008002BD">
        <w:rPr>
          <w:lang w:val="en"/>
        </w:rPr>
        <w:t xml:space="preserve"> </w:t>
      </w:r>
      <w:r w:rsidRPr="008002BD">
        <w:rPr>
          <w:b/>
          <w:lang w:val="en"/>
        </w:rPr>
        <w:t>(</w:t>
      </w:r>
      <w:r w:rsidR="00E167A7">
        <w:rPr>
          <w:b/>
          <w:lang w:val="en"/>
        </w:rPr>
        <w:t xml:space="preserve">2 days, </w:t>
      </w:r>
      <w:r w:rsidRPr="008002BD">
        <w:rPr>
          <w:b/>
          <w:lang w:val="en"/>
        </w:rPr>
        <w:t xml:space="preserve">3 </w:t>
      </w:r>
      <w:r w:rsidR="00E167A7">
        <w:rPr>
          <w:b/>
          <w:lang w:val="en"/>
        </w:rPr>
        <w:t>v</w:t>
      </w:r>
      <w:r w:rsidR="00E167A7">
        <w:rPr>
          <w:b/>
          <w:lang w:val="en"/>
        </w:rPr>
        <w:t xml:space="preserve">olunteer </w:t>
      </w:r>
      <w:r w:rsidRPr="008002BD">
        <w:rPr>
          <w:b/>
          <w:lang w:val="en"/>
        </w:rPr>
        <w:t>Scans</w:t>
      </w:r>
      <w:r w:rsidR="00E167A7">
        <w:rPr>
          <w:b/>
          <w:lang w:val="en"/>
        </w:rPr>
        <w:t xml:space="preserve"> per day</w:t>
      </w:r>
      <w:r w:rsidRPr="008002BD">
        <w:rPr>
          <w:b/>
          <w:lang w:val="en"/>
        </w:rPr>
        <w:t>)</w:t>
      </w:r>
      <w:r w:rsidRPr="008002BD">
        <w:rPr>
          <w:lang w:val="en"/>
        </w:rPr>
        <w:t xml:space="preserve"> - The Bay Labs training representative will provide brief classroom instruction. The </w:t>
      </w:r>
      <w:r w:rsidR="007632CE">
        <w:rPr>
          <w:lang w:val="en"/>
        </w:rPr>
        <w:t>RNs</w:t>
      </w:r>
      <w:r w:rsidRPr="008002BD">
        <w:rPr>
          <w:lang w:val="en"/>
        </w:rPr>
        <w:t xml:space="preserve"> will be trained on use of the </w:t>
      </w:r>
      <w:proofErr w:type="spellStart"/>
      <w:r w:rsidRPr="008002BD">
        <w:rPr>
          <w:lang w:val="en"/>
        </w:rPr>
        <w:t>EchoGPS</w:t>
      </w:r>
      <w:proofErr w:type="spellEnd"/>
      <w:r w:rsidRPr="008002BD">
        <w:rPr>
          <w:lang w:val="en"/>
        </w:rPr>
        <w:t xml:space="preserve"> system via hands-on scanning of </w:t>
      </w:r>
      <w:r w:rsidR="00E167A7">
        <w:rPr>
          <w:lang w:val="en"/>
        </w:rPr>
        <w:t xml:space="preserve">volunteer </w:t>
      </w:r>
      <w:r w:rsidRPr="008002BD">
        <w:rPr>
          <w:lang w:val="en"/>
        </w:rPr>
        <w:t xml:space="preserve">models. The Bay Labs training representative will provide verbal instruction during the course of each exam. </w:t>
      </w:r>
    </w:p>
    <w:p w14:paraId="42EE6DA5" w14:textId="26158CA8" w:rsidR="004F39BD" w:rsidRPr="008002BD" w:rsidRDefault="004F39BD" w:rsidP="00660EC6">
      <w:pPr>
        <w:numPr>
          <w:ilvl w:val="0"/>
          <w:numId w:val="12"/>
        </w:numPr>
        <w:tabs>
          <w:tab w:val="left" w:pos="720"/>
        </w:tabs>
        <w:spacing w:line="264" w:lineRule="auto"/>
        <w:rPr>
          <w:lang w:val="en"/>
        </w:rPr>
      </w:pPr>
      <w:r w:rsidRPr="008002BD">
        <w:rPr>
          <w:b/>
          <w:lang w:val="en"/>
        </w:rPr>
        <w:t>Independent Hands-On Practice (</w:t>
      </w:r>
      <w:r w:rsidR="00E167A7">
        <w:rPr>
          <w:b/>
          <w:lang w:val="en"/>
        </w:rPr>
        <w:t>2 days, 3 volunteer</w:t>
      </w:r>
      <w:r w:rsidR="007632CE">
        <w:rPr>
          <w:b/>
          <w:lang w:val="en"/>
        </w:rPr>
        <w:t xml:space="preserve"> </w:t>
      </w:r>
      <w:r w:rsidRPr="008002BD">
        <w:rPr>
          <w:b/>
          <w:lang w:val="en"/>
        </w:rPr>
        <w:t>scans</w:t>
      </w:r>
      <w:r w:rsidR="00E167A7">
        <w:rPr>
          <w:b/>
          <w:lang w:val="en"/>
        </w:rPr>
        <w:t xml:space="preserve"> per</w:t>
      </w:r>
      <w:r w:rsidR="00E167A7">
        <w:rPr>
          <w:b/>
          <w:lang w:val="en"/>
        </w:rPr>
        <w:t xml:space="preserve"> day</w:t>
      </w:r>
      <w:r w:rsidRPr="008002BD">
        <w:rPr>
          <w:b/>
          <w:lang w:val="en"/>
        </w:rPr>
        <w:t>)</w:t>
      </w:r>
      <w:r w:rsidRPr="008002BD">
        <w:rPr>
          <w:lang w:val="en"/>
        </w:rPr>
        <w:t xml:space="preserve"> - The </w:t>
      </w:r>
      <w:r w:rsidR="007632CE">
        <w:rPr>
          <w:lang w:val="en"/>
        </w:rPr>
        <w:t>RNs</w:t>
      </w:r>
      <w:r w:rsidRPr="008002BD">
        <w:rPr>
          <w:lang w:val="en"/>
        </w:rPr>
        <w:t xml:space="preserve"> will use of the </w:t>
      </w:r>
      <w:proofErr w:type="spellStart"/>
      <w:r w:rsidRPr="008002BD">
        <w:rPr>
          <w:lang w:val="en"/>
        </w:rPr>
        <w:t>EchoGPS</w:t>
      </w:r>
      <w:proofErr w:type="spellEnd"/>
      <w:r w:rsidRPr="008002BD">
        <w:rPr>
          <w:lang w:val="en"/>
        </w:rPr>
        <w:t xml:space="preserve"> system to scan models. The Bay Labs training representative will not provide any verbal instruction during the course of each exam. Between exams the training rep</w:t>
      </w:r>
      <w:r w:rsidR="007632CE">
        <w:rPr>
          <w:lang w:val="en"/>
        </w:rPr>
        <w:t>resentative</w:t>
      </w:r>
      <w:r w:rsidRPr="008002BD">
        <w:rPr>
          <w:lang w:val="en"/>
        </w:rPr>
        <w:t xml:space="preserve"> will provide feedback on areas of improvement. </w:t>
      </w:r>
    </w:p>
    <w:p w14:paraId="4FF1310D" w14:textId="77777777" w:rsidR="004F39BD" w:rsidRPr="008002BD" w:rsidRDefault="004F39BD" w:rsidP="004F39BD">
      <w:pPr>
        <w:rPr>
          <w:lang w:val="en"/>
        </w:rPr>
      </w:pPr>
    </w:p>
    <w:p w14:paraId="72F39EF4" w14:textId="77777777" w:rsidR="004F39BD" w:rsidRPr="008002BD" w:rsidRDefault="004F39BD" w:rsidP="00660EC6">
      <w:pPr>
        <w:pStyle w:val="Heading3"/>
        <w:numPr>
          <w:ilvl w:val="0"/>
          <w:numId w:val="11"/>
        </w:numPr>
        <w:spacing w:before="0" w:after="240" w:line="264" w:lineRule="auto"/>
        <w:jc w:val="left"/>
        <w:rPr>
          <w:lang w:val="en"/>
        </w:rPr>
      </w:pPr>
      <w:bookmarkStart w:id="37" w:name="_Toc526486857"/>
      <w:r>
        <w:rPr>
          <w:lang w:val="en"/>
        </w:rPr>
        <w:lastRenderedPageBreak/>
        <w:t>User Readiness Evaluation</w:t>
      </w:r>
      <w:bookmarkEnd w:id="37"/>
    </w:p>
    <w:p w14:paraId="0725F1AD" w14:textId="23C1CF51" w:rsidR="004F39BD" w:rsidRDefault="00E167A7" w:rsidP="004F39BD">
      <w:pPr>
        <w:rPr>
          <w:lang w:val="en"/>
        </w:rPr>
      </w:pPr>
      <w:r>
        <w:rPr>
          <w:lang w:val="en"/>
        </w:rPr>
        <w:t>At the end of Day 4 (the second day of the independent hands-on practice outlined in the previous section)</w:t>
      </w:r>
      <w:r w:rsidR="004F39BD" w:rsidRPr="008002BD">
        <w:rPr>
          <w:lang w:val="en"/>
        </w:rPr>
        <w:t xml:space="preserve">, </w:t>
      </w:r>
      <w:r w:rsidR="007632CE">
        <w:rPr>
          <w:lang w:val="en"/>
        </w:rPr>
        <w:t>the RNs</w:t>
      </w:r>
      <w:r w:rsidR="004F39BD" w:rsidRPr="008002BD">
        <w:rPr>
          <w:lang w:val="en"/>
        </w:rPr>
        <w:t xml:space="preserve"> will undergo a user readiness evaluation to determine whether they demonstrate the basic knowledge and skill necessary to use </w:t>
      </w:r>
      <w:proofErr w:type="spellStart"/>
      <w:r w:rsidR="004F39BD" w:rsidRPr="008002BD">
        <w:rPr>
          <w:lang w:val="en"/>
        </w:rPr>
        <w:t>EchoGPS</w:t>
      </w:r>
      <w:proofErr w:type="spellEnd"/>
      <w:r w:rsidR="004F39BD" w:rsidRPr="008002BD">
        <w:rPr>
          <w:lang w:val="en"/>
        </w:rPr>
        <w:t>. Bay Labs is developing a set of evaluation criteria that will consist of three main components:</w:t>
      </w:r>
    </w:p>
    <w:p w14:paraId="55B53737" w14:textId="77777777" w:rsidR="004F39BD" w:rsidRPr="008002BD" w:rsidRDefault="004F39BD" w:rsidP="004F39BD">
      <w:pPr>
        <w:rPr>
          <w:lang w:val="en"/>
        </w:rPr>
      </w:pPr>
    </w:p>
    <w:p w14:paraId="241409C1" w14:textId="77777777" w:rsidR="004F39BD" w:rsidRPr="008002BD" w:rsidRDefault="004F39BD" w:rsidP="00660EC6">
      <w:pPr>
        <w:numPr>
          <w:ilvl w:val="0"/>
          <w:numId w:val="13"/>
        </w:numPr>
        <w:tabs>
          <w:tab w:val="left" w:pos="720"/>
        </w:tabs>
        <w:spacing w:line="264" w:lineRule="auto"/>
        <w:rPr>
          <w:lang w:val="en"/>
        </w:rPr>
      </w:pPr>
      <w:r w:rsidRPr="008002BD">
        <w:rPr>
          <w:b/>
          <w:lang w:val="en"/>
        </w:rPr>
        <w:t>Skills and Technique Evaluation</w:t>
      </w:r>
      <w:r w:rsidRPr="008002BD">
        <w:rPr>
          <w:lang w:val="en"/>
        </w:rPr>
        <w:t xml:space="preserve"> - The user will be evaluated whether they have gained the appropriate skills and ergonomic techniques for scanning using the </w:t>
      </w:r>
      <w:proofErr w:type="spellStart"/>
      <w:r w:rsidRPr="008002BD">
        <w:rPr>
          <w:lang w:val="en"/>
        </w:rPr>
        <w:t>EchoGPS</w:t>
      </w:r>
      <w:proofErr w:type="spellEnd"/>
      <w:r w:rsidRPr="008002BD">
        <w:rPr>
          <w:lang w:val="en"/>
        </w:rPr>
        <w:t xml:space="preserve"> system.</w:t>
      </w:r>
    </w:p>
    <w:p w14:paraId="2FC7039C" w14:textId="77777777" w:rsidR="004F39BD" w:rsidRPr="008002BD" w:rsidRDefault="004F39BD" w:rsidP="00660EC6">
      <w:pPr>
        <w:numPr>
          <w:ilvl w:val="0"/>
          <w:numId w:val="13"/>
        </w:numPr>
        <w:tabs>
          <w:tab w:val="left" w:pos="720"/>
        </w:tabs>
        <w:spacing w:line="264" w:lineRule="auto"/>
        <w:rPr>
          <w:lang w:val="en"/>
        </w:rPr>
      </w:pPr>
      <w:r w:rsidRPr="008002BD">
        <w:rPr>
          <w:b/>
          <w:lang w:val="en"/>
        </w:rPr>
        <w:t xml:space="preserve">Image Quality Evaluation </w:t>
      </w:r>
      <w:r w:rsidRPr="008002BD">
        <w:rPr>
          <w:lang w:val="en"/>
        </w:rPr>
        <w:t>– The images acquired by the user during the Independent Hands-On Practice Scans will be evaluated.</w:t>
      </w:r>
    </w:p>
    <w:p w14:paraId="00E250FE" w14:textId="77777777" w:rsidR="004F39BD" w:rsidRDefault="004F39BD" w:rsidP="00660EC6">
      <w:pPr>
        <w:numPr>
          <w:ilvl w:val="0"/>
          <w:numId w:val="13"/>
        </w:numPr>
        <w:tabs>
          <w:tab w:val="left" w:pos="720"/>
        </w:tabs>
        <w:spacing w:line="264" w:lineRule="auto"/>
        <w:rPr>
          <w:lang w:val="en"/>
        </w:rPr>
      </w:pPr>
      <w:r w:rsidRPr="008002BD">
        <w:rPr>
          <w:b/>
          <w:lang w:val="en"/>
        </w:rPr>
        <w:t>Self-Reported Confidence</w:t>
      </w:r>
      <w:r w:rsidRPr="008002BD">
        <w:rPr>
          <w:lang w:val="en"/>
        </w:rPr>
        <w:t xml:space="preserve"> - The user will be asked if they feel confident scanning independently on patients.</w:t>
      </w:r>
    </w:p>
    <w:p w14:paraId="0549C12C" w14:textId="77777777" w:rsidR="004F39BD" w:rsidRDefault="004F39BD" w:rsidP="004F39BD">
      <w:pPr>
        <w:rPr>
          <w:lang w:val="en"/>
        </w:rPr>
      </w:pPr>
    </w:p>
    <w:p w14:paraId="79845E7E" w14:textId="77777777" w:rsidR="004F39BD" w:rsidRPr="008002BD" w:rsidRDefault="004F39BD" w:rsidP="00660EC6">
      <w:pPr>
        <w:pStyle w:val="Heading3"/>
        <w:numPr>
          <w:ilvl w:val="0"/>
          <w:numId w:val="11"/>
        </w:numPr>
        <w:spacing w:before="0" w:after="240" w:line="264" w:lineRule="auto"/>
        <w:jc w:val="left"/>
        <w:rPr>
          <w:lang w:val="en"/>
        </w:rPr>
      </w:pPr>
      <w:bookmarkStart w:id="38" w:name="_Toc526486858"/>
      <w:r>
        <w:rPr>
          <w:lang w:val="en"/>
        </w:rPr>
        <w:t>User Qualification Process</w:t>
      </w:r>
      <w:bookmarkEnd w:id="38"/>
    </w:p>
    <w:p w14:paraId="662A053C" w14:textId="3129CB7C" w:rsidR="004F39BD" w:rsidRPr="008002BD" w:rsidRDefault="004F39BD" w:rsidP="004F39BD">
      <w:pPr>
        <w:rPr>
          <w:lang w:val="en"/>
        </w:rPr>
      </w:pPr>
      <w:r w:rsidRPr="008002BD">
        <w:rPr>
          <w:lang w:val="en"/>
        </w:rPr>
        <w:t xml:space="preserve">As discussed above, instead of a set training program that all users must undergo before beginning to scan in the study, the </w:t>
      </w:r>
      <w:r w:rsidR="007632CE">
        <w:rPr>
          <w:lang w:val="en"/>
        </w:rPr>
        <w:t xml:space="preserve">RNs </w:t>
      </w:r>
      <w:r w:rsidRPr="008002BD">
        <w:rPr>
          <w:lang w:val="en"/>
        </w:rPr>
        <w:t xml:space="preserve">will be qualified to participate in the study after they demonstrate basic proficiency. This process aligns with the point-of-view of the European Association of Cardiovascular Imaging, which stated “knowing the… diversity of medical professionals who undergo training in </w:t>
      </w:r>
      <w:proofErr w:type="spellStart"/>
      <w:r w:rsidRPr="008002BD">
        <w:rPr>
          <w:lang w:val="en"/>
        </w:rPr>
        <w:t>FoCUS</w:t>
      </w:r>
      <w:proofErr w:type="spellEnd"/>
      <w:r w:rsidRPr="008002BD">
        <w:rPr>
          <w:lang w:val="en"/>
        </w:rPr>
        <w:t>, it seems unlikely that strictly predefined minimal number of hours of hands-on image acquisition training or the number of personally performed...would ever fit for all.” (</w:t>
      </w:r>
      <w:proofErr w:type="spellStart"/>
      <w:r w:rsidRPr="008002BD">
        <w:rPr>
          <w:lang w:val="en"/>
        </w:rPr>
        <w:t>Neskovic</w:t>
      </w:r>
      <w:proofErr w:type="spellEnd"/>
      <w:r w:rsidRPr="008002BD">
        <w:rPr>
          <w:lang w:val="en"/>
        </w:rPr>
        <w:t xml:space="preserve"> et al., 2014) </w:t>
      </w:r>
    </w:p>
    <w:p w14:paraId="7517BA51" w14:textId="77777777" w:rsidR="004F39BD" w:rsidRPr="008002BD" w:rsidRDefault="004F39BD" w:rsidP="004F39BD">
      <w:pPr>
        <w:rPr>
          <w:b/>
          <w:lang w:val="en"/>
        </w:rPr>
      </w:pPr>
    </w:p>
    <w:p w14:paraId="2A53A85E" w14:textId="77777777" w:rsidR="004F39BD" w:rsidRPr="008002BD" w:rsidRDefault="004F39BD" w:rsidP="004F39BD">
      <w:pPr>
        <w:rPr>
          <w:lang w:val="en"/>
        </w:rPr>
      </w:pPr>
      <w:r w:rsidRPr="008002BD">
        <w:rPr>
          <w:b/>
          <w:lang w:val="en"/>
        </w:rPr>
        <w:t>Figure 11</w:t>
      </w:r>
      <w:r w:rsidRPr="008002BD">
        <w:rPr>
          <w:lang w:val="en"/>
        </w:rPr>
        <w:t xml:space="preserve"> below provides an overview of the proposed training/qualification process for users in the Non-Specialist Study.</w:t>
      </w:r>
    </w:p>
    <w:p w14:paraId="666EEA33" w14:textId="77777777" w:rsidR="004F39BD" w:rsidRDefault="004F39BD" w:rsidP="004F39BD">
      <w:pPr>
        <w:rPr>
          <w:lang w:val="en"/>
        </w:rPr>
      </w:pPr>
    </w:p>
    <w:p w14:paraId="481B8E61" w14:textId="5D3B1870" w:rsidR="004F39BD" w:rsidRDefault="00E167A7" w:rsidP="004F39BD">
      <w:pPr>
        <w:jc w:val="center"/>
        <w:rPr>
          <w:lang w:val="en"/>
        </w:rPr>
      </w:pPr>
      <w:r>
        <w:rPr>
          <w:rFonts w:ascii="Calibri" w:hAnsi="Calibri" w:cs="Calibri"/>
          <w:noProof/>
        </w:rPr>
        <w:lastRenderedPageBreak/>
        <w:drawing>
          <wp:inline distT="0" distB="0" distL="0" distR="0" wp14:anchorId="54A4E63A" wp14:editId="7274CC6D">
            <wp:extent cx="5334000" cy="4076700"/>
            <wp:effectExtent l="0" t="0" r="0" b="0"/>
            <wp:docPr id="1" name="Picture 1" descr="A close up of a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 for EchoGPS Study (1).png"/>
                    <pic:cNvPicPr/>
                  </pic:nvPicPr>
                  <pic:blipFill>
                    <a:blip r:embed="rId16"/>
                    <a:stretch>
                      <a:fillRect/>
                    </a:stretch>
                  </pic:blipFill>
                  <pic:spPr>
                    <a:xfrm>
                      <a:off x="0" y="0"/>
                      <a:ext cx="5334000" cy="4076700"/>
                    </a:xfrm>
                    <a:prstGeom prst="rect">
                      <a:avLst/>
                    </a:prstGeom>
                  </pic:spPr>
                </pic:pic>
              </a:graphicData>
            </a:graphic>
          </wp:inline>
        </w:drawing>
      </w:r>
      <w:r w:rsidR="006F0A27">
        <w:rPr>
          <w:rStyle w:val="CommentReference"/>
        </w:rPr>
        <w:commentReference w:id="39"/>
      </w:r>
    </w:p>
    <w:p w14:paraId="6431EFA2" w14:textId="0CB179E2" w:rsidR="004F39BD" w:rsidRPr="008002BD" w:rsidRDefault="004F39BD" w:rsidP="004F39BD">
      <w:pPr>
        <w:jc w:val="center"/>
        <w:rPr>
          <w:b/>
          <w:lang w:val="en"/>
        </w:rPr>
      </w:pPr>
      <w:r w:rsidRPr="008002BD">
        <w:rPr>
          <w:b/>
          <w:lang w:val="en"/>
        </w:rPr>
        <w:t xml:space="preserve">Figure 11: </w:t>
      </w:r>
      <w:r w:rsidR="007632CE">
        <w:rPr>
          <w:b/>
          <w:lang w:val="en"/>
        </w:rPr>
        <w:t>RN</w:t>
      </w:r>
      <w:r w:rsidRPr="008002BD">
        <w:rPr>
          <w:b/>
          <w:lang w:val="en"/>
        </w:rPr>
        <w:t xml:space="preserve"> Study User Training and Qualification Process</w:t>
      </w:r>
    </w:p>
    <w:p w14:paraId="6AC3163B" w14:textId="77777777" w:rsidR="004F39BD" w:rsidRPr="008002BD" w:rsidRDefault="004F39BD" w:rsidP="004F39BD">
      <w:pPr>
        <w:rPr>
          <w:b/>
          <w:lang w:val="en"/>
        </w:rPr>
      </w:pPr>
    </w:p>
    <w:p w14:paraId="71AB3F71" w14:textId="47CA77B6" w:rsidR="004F39BD" w:rsidRDefault="004F39BD" w:rsidP="004F39BD">
      <w:pPr>
        <w:rPr>
          <w:lang w:val="en"/>
        </w:rPr>
      </w:pPr>
      <w:r w:rsidRPr="008002BD">
        <w:rPr>
          <w:lang w:val="en"/>
        </w:rPr>
        <w:t xml:space="preserve">The first phase will cover the initial training program consisting of didactic training, hands-on guided practice, and independent practice. </w:t>
      </w:r>
      <w:r w:rsidR="00C80732">
        <w:rPr>
          <w:lang w:val="en"/>
        </w:rPr>
        <w:t>On Day 4, a</w:t>
      </w:r>
      <w:r w:rsidRPr="008002BD">
        <w:rPr>
          <w:lang w:val="en"/>
        </w:rPr>
        <w:t xml:space="preserve">fter the first nine (9) scans, </w:t>
      </w:r>
      <w:r w:rsidR="006F0A27">
        <w:rPr>
          <w:lang w:val="en"/>
        </w:rPr>
        <w:t>the RN</w:t>
      </w:r>
      <w:r w:rsidRPr="008002BD">
        <w:rPr>
          <w:lang w:val="en"/>
        </w:rPr>
        <w:t xml:space="preserve"> will scan 3 patients independently using the </w:t>
      </w:r>
      <w:proofErr w:type="spellStart"/>
      <w:r w:rsidRPr="008002BD">
        <w:rPr>
          <w:lang w:val="en"/>
        </w:rPr>
        <w:t>EchoGPS</w:t>
      </w:r>
      <w:proofErr w:type="spellEnd"/>
      <w:r w:rsidRPr="008002BD">
        <w:rPr>
          <w:lang w:val="en"/>
        </w:rPr>
        <w:t xml:space="preserve"> device. At the end of these scans, the training representative will complete the User Readiness Evaluation to decide whether the</w:t>
      </w:r>
      <w:r w:rsidR="006F0A27">
        <w:rPr>
          <w:lang w:val="en"/>
        </w:rPr>
        <w:t xml:space="preserve"> RN</w:t>
      </w:r>
      <w:r w:rsidRPr="008002BD">
        <w:rPr>
          <w:lang w:val="en"/>
        </w:rPr>
        <w:t xml:space="preserve"> is qualified to participate in the study. If the </w:t>
      </w:r>
      <w:r w:rsidR="006F0A27">
        <w:rPr>
          <w:lang w:val="en"/>
        </w:rPr>
        <w:t>RN</w:t>
      </w:r>
      <w:r w:rsidRPr="008002BD">
        <w:rPr>
          <w:lang w:val="en"/>
        </w:rPr>
        <w:t xml:space="preserve"> passes, they move to the study phase, where their scans will be counted towards the study endpoints. If the </w:t>
      </w:r>
      <w:r w:rsidR="006F0A27">
        <w:rPr>
          <w:lang w:val="en"/>
        </w:rPr>
        <w:t>RN</w:t>
      </w:r>
      <w:r w:rsidRPr="008002BD">
        <w:rPr>
          <w:lang w:val="en"/>
        </w:rPr>
        <w:t xml:space="preserve"> fails, they will complete another set of </w:t>
      </w:r>
      <w:r w:rsidR="00C80732">
        <w:rPr>
          <w:lang w:val="en"/>
        </w:rPr>
        <w:t>three</w:t>
      </w:r>
      <w:r w:rsidR="00C80732" w:rsidRPr="008002BD">
        <w:rPr>
          <w:lang w:val="en"/>
        </w:rPr>
        <w:t xml:space="preserve"> </w:t>
      </w:r>
      <w:r w:rsidRPr="008002BD">
        <w:rPr>
          <w:lang w:val="en"/>
        </w:rPr>
        <w:t>(</w:t>
      </w:r>
      <w:r w:rsidR="00C80732">
        <w:rPr>
          <w:lang w:val="en"/>
        </w:rPr>
        <w:t>3</w:t>
      </w:r>
      <w:r w:rsidRPr="008002BD">
        <w:rPr>
          <w:lang w:val="en"/>
        </w:rPr>
        <w:t xml:space="preserve">) independent practice scans and subsequently undergo </w:t>
      </w:r>
      <w:r>
        <w:rPr>
          <w:lang w:val="en"/>
        </w:rPr>
        <w:t xml:space="preserve">the </w:t>
      </w:r>
      <w:r w:rsidRPr="008002BD">
        <w:rPr>
          <w:lang w:val="en"/>
        </w:rPr>
        <w:t xml:space="preserve">same readiness evaluation. This process will repeat until the </w:t>
      </w:r>
      <w:r w:rsidR="006F0A27">
        <w:rPr>
          <w:lang w:val="en"/>
        </w:rPr>
        <w:t>RN</w:t>
      </w:r>
      <w:r w:rsidRPr="008002BD">
        <w:rPr>
          <w:lang w:val="en"/>
        </w:rPr>
        <w:t xml:space="preserve"> passes the criteria. Bay Labs will report the number of scans each </w:t>
      </w:r>
      <w:r w:rsidR="006F0A27">
        <w:rPr>
          <w:lang w:val="en"/>
        </w:rPr>
        <w:t>RN</w:t>
      </w:r>
      <w:r w:rsidRPr="008002BD">
        <w:rPr>
          <w:lang w:val="en"/>
        </w:rPr>
        <w:t xml:space="preserve"> performs prior to qualification to participate in the study.</w:t>
      </w:r>
      <w:r w:rsidR="00C80732">
        <w:rPr>
          <w:lang w:val="en"/>
        </w:rPr>
        <w:t xml:space="preserve"> The maximum number of training volunteers will be 24, in</w:t>
      </w:r>
      <w:r w:rsidR="00C80732">
        <w:rPr>
          <w:lang w:val="en"/>
        </w:rPr>
        <w:t xml:space="preserve"> the event that</w:t>
      </w:r>
      <w:r w:rsidR="00C80732">
        <w:rPr>
          <w:lang w:val="en"/>
        </w:rPr>
        <w:t xml:space="preserve"> </w:t>
      </w:r>
      <w:r w:rsidR="00C80732">
        <w:rPr>
          <w:lang w:val="en"/>
        </w:rPr>
        <w:t xml:space="preserve">an RN is unable to develop basic proficiency after </w:t>
      </w:r>
      <w:r w:rsidR="00C80732">
        <w:rPr>
          <w:lang w:val="en"/>
        </w:rPr>
        <w:t>five evaluation</w:t>
      </w:r>
      <w:r w:rsidR="00C80732">
        <w:rPr>
          <w:lang w:val="en"/>
        </w:rPr>
        <w:t xml:space="preserve"> days</w:t>
      </w:r>
      <w:r w:rsidR="00C80732">
        <w:rPr>
          <w:lang w:val="en"/>
        </w:rPr>
        <w:t>. Based on internal testing, Bay Labs considers it very unlikely any user would reach this maximum.</w:t>
      </w:r>
    </w:p>
    <w:p w14:paraId="36B15E7C" w14:textId="77777777" w:rsidR="005E120E" w:rsidRPr="002B7F5A" w:rsidRDefault="005E120E" w:rsidP="00EB3325">
      <w:pPr>
        <w:pStyle w:val="Heading1"/>
        <w:rPr>
          <w:rFonts w:asciiTheme="minorBidi" w:hAnsiTheme="minorBidi" w:cstheme="minorBidi"/>
          <w:szCs w:val="24"/>
        </w:rPr>
      </w:pPr>
      <w:bookmarkStart w:id="40" w:name="_Toc509410205"/>
      <w:bookmarkStart w:id="41" w:name="_Toc509414725"/>
      <w:bookmarkStart w:id="42" w:name="_Toc356525488"/>
      <w:bookmarkStart w:id="43" w:name="_Toc520280150"/>
      <w:bookmarkEnd w:id="40"/>
      <w:bookmarkEnd w:id="41"/>
      <w:r w:rsidRPr="002B7F5A">
        <w:rPr>
          <w:rFonts w:asciiTheme="minorBidi" w:hAnsiTheme="minorBidi" w:cstheme="minorBidi"/>
          <w:szCs w:val="24"/>
        </w:rPr>
        <w:t>Subject Selection and Withdrawal</w:t>
      </w:r>
      <w:bookmarkEnd w:id="42"/>
      <w:bookmarkEnd w:id="43"/>
    </w:p>
    <w:p w14:paraId="4D828513" w14:textId="77777777" w:rsidR="005E120E" w:rsidRPr="002B7F5A" w:rsidRDefault="005E120E" w:rsidP="00EB3325">
      <w:pPr>
        <w:pStyle w:val="Heading2"/>
        <w:rPr>
          <w:rFonts w:asciiTheme="minorBidi" w:hAnsiTheme="minorBidi" w:cstheme="minorBidi"/>
          <w:szCs w:val="24"/>
        </w:rPr>
      </w:pPr>
      <w:bookmarkStart w:id="44" w:name="_Toc356525489"/>
      <w:bookmarkStart w:id="45" w:name="_Toc520280151"/>
      <w:r w:rsidRPr="002B7F5A">
        <w:rPr>
          <w:rFonts w:asciiTheme="minorBidi" w:hAnsiTheme="minorBidi" w:cstheme="minorBidi"/>
          <w:szCs w:val="24"/>
        </w:rPr>
        <w:t>Inclusion Criteria</w:t>
      </w:r>
      <w:bookmarkEnd w:id="44"/>
      <w:bookmarkEnd w:id="45"/>
    </w:p>
    <w:p w14:paraId="2338156D" w14:textId="77777777" w:rsidR="006F49E7" w:rsidRDefault="006F49E7" w:rsidP="006F49E7">
      <w:pPr>
        <w:pStyle w:val="Default"/>
        <w:rPr>
          <w:rFonts w:asciiTheme="minorBidi" w:hAnsiTheme="minorBidi" w:cstheme="minorBidi"/>
        </w:rPr>
      </w:pPr>
      <w:r w:rsidRPr="002B7F5A">
        <w:rPr>
          <w:rFonts w:asciiTheme="minorBidi" w:hAnsiTheme="minorBidi" w:cstheme="minorBidi"/>
        </w:rPr>
        <w:t>All participants must meet the following inclusion criteria to participate in the study:</w:t>
      </w:r>
    </w:p>
    <w:p w14:paraId="399AC32D" w14:textId="77777777" w:rsidR="00D715D9" w:rsidRPr="002B7F5A" w:rsidRDefault="00D715D9" w:rsidP="006F49E7">
      <w:pPr>
        <w:pStyle w:val="Default"/>
        <w:rPr>
          <w:rFonts w:asciiTheme="minorBidi" w:hAnsiTheme="minorBidi" w:cstheme="minorBidi"/>
        </w:rPr>
      </w:pPr>
    </w:p>
    <w:p w14:paraId="013E6141" w14:textId="77777777" w:rsidR="00D87BAB" w:rsidRPr="002B7F5A" w:rsidRDefault="00D87BAB" w:rsidP="00660EC6">
      <w:pPr>
        <w:numPr>
          <w:ilvl w:val="0"/>
          <w:numId w:val="5"/>
        </w:numPr>
        <w:textAlignment w:val="baseline"/>
        <w:rPr>
          <w:rFonts w:asciiTheme="minorBidi" w:hAnsiTheme="minorBidi" w:cstheme="minorBidi"/>
          <w:color w:val="000000"/>
        </w:rPr>
      </w:pPr>
      <w:r w:rsidRPr="002B7F5A">
        <w:rPr>
          <w:rFonts w:asciiTheme="minorBidi" w:hAnsiTheme="minorBidi" w:cstheme="minorBidi"/>
          <w:color w:val="000000"/>
        </w:rPr>
        <w:t>Patients indicated for a standard physical examination</w:t>
      </w:r>
    </w:p>
    <w:p w14:paraId="6D1F100C" w14:textId="1C5AD20B" w:rsidR="00D87BAB" w:rsidRPr="006F0A27" w:rsidRDefault="00D87BAB" w:rsidP="00D87BAB">
      <w:pPr>
        <w:numPr>
          <w:ilvl w:val="0"/>
          <w:numId w:val="5"/>
        </w:numPr>
        <w:textAlignment w:val="baseline"/>
        <w:rPr>
          <w:rFonts w:asciiTheme="minorBidi" w:hAnsiTheme="minorBidi" w:cstheme="minorBidi"/>
          <w:color w:val="000000"/>
        </w:rPr>
      </w:pPr>
      <w:r w:rsidRPr="002B7F5A">
        <w:rPr>
          <w:rFonts w:asciiTheme="minorBidi" w:hAnsiTheme="minorBidi" w:cstheme="minorBidi"/>
          <w:color w:val="000000"/>
        </w:rPr>
        <w:t xml:space="preserve">Patients </w:t>
      </w:r>
      <w:r w:rsidR="00E40E82" w:rsidRPr="002B7F5A">
        <w:rPr>
          <w:rFonts w:asciiTheme="minorBidi" w:eastAsia="MS Mincho" w:hAnsiTheme="minorBidi" w:cstheme="minorBidi"/>
          <w:color w:val="000000"/>
        </w:rPr>
        <w:t>≥</w:t>
      </w:r>
      <w:r w:rsidRPr="002B7F5A">
        <w:rPr>
          <w:rFonts w:asciiTheme="minorBidi" w:hAnsiTheme="minorBidi" w:cstheme="minorBidi"/>
          <w:color w:val="000000"/>
        </w:rPr>
        <w:t>65 years old</w:t>
      </w:r>
      <w:r w:rsidRPr="006F0A27">
        <w:rPr>
          <w:rFonts w:asciiTheme="minorBidi" w:hAnsiTheme="minorBidi" w:cstheme="minorBidi"/>
          <w:color w:val="000000"/>
        </w:rPr>
        <w:t>   </w:t>
      </w:r>
    </w:p>
    <w:p w14:paraId="5BB781A9" w14:textId="77777777" w:rsidR="005E120E" w:rsidRPr="002B7F5A" w:rsidRDefault="005E120E" w:rsidP="00333DAE">
      <w:pPr>
        <w:pStyle w:val="Heading2"/>
        <w:rPr>
          <w:rFonts w:asciiTheme="minorBidi" w:hAnsiTheme="minorBidi" w:cstheme="minorBidi"/>
          <w:szCs w:val="24"/>
        </w:rPr>
      </w:pPr>
      <w:bookmarkStart w:id="46" w:name="_Toc509392494"/>
      <w:bookmarkStart w:id="47" w:name="_Toc509393032"/>
      <w:bookmarkStart w:id="48" w:name="_Toc509410208"/>
      <w:bookmarkStart w:id="49" w:name="_Toc509414728"/>
      <w:bookmarkStart w:id="50" w:name="_Toc193511077"/>
      <w:bookmarkStart w:id="51" w:name="_Toc356525490"/>
      <w:bookmarkStart w:id="52" w:name="_Toc520280152"/>
      <w:bookmarkEnd w:id="46"/>
      <w:bookmarkEnd w:id="47"/>
      <w:bookmarkEnd w:id="48"/>
      <w:bookmarkEnd w:id="49"/>
      <w:r w:rsidRPr="002B7F5A">
        <w:rPr>
          <w:rFonts w:asciiTheme="minorBidi" w:hAnsiTheme="minorBidi" w:cstheme="minorBidi"/>
          <w:szCs w:val="24"/>
        </w:rPr>
        <w:t>Exclusion Criteria</w:t>
      </w:r>
      <w:bookmarkEnd w:id="50"/>
      <w:bookmarkEnd w:id="51"/>
      <w:bookmarkEnd w:id="52"/>
    </w:p>
    <w:p w14:paraId="29F6206A" w14:textId="77777777" w:rsidR="00D715D9" w:rsidRDefault="00D24C36" w:rsidP="00D24C36">
      <w:pPr>
        <w:pStyle w:val="Default"/>
        <w:rPr>
          <w:rFonts w:asciiTheme="minorBidi" w:hAnsiTheme="minorBidi" w:cstheme="minorBidi"/>
        </w:rPr>
      </w:pPr>
      <w:r w:rsidRPr="002B7F5A">
        <w:rPr>
          <w:rFonts w:asciiTheme="minorBidi" w:hAnsiTheme="minorBidi" w:cstheme="minorBidi"/>
        </w:rPr>
        <w:t>Subjects must NOT meet any of the following exclusion criteria to participate in the trial:</w:t>
      </w:r>
    </w:p>
    <w:p w14:paraId="62464B30" w14:textId="77777777" w:rsidR="00D24C36" w:rsidRPr="002B7F5A" w:rsidRDefault="00D24C36" w:rsidP="00D24C36">
      <w:pPr>
        <w:pStyle w:val="Default"/>
        <w:rPr>
          <w:rFonts w:asciiTheme="minorBidi" w:hAnsiTheme="minorBidi" w:cstheme="minorBidi"/>
        </w:rPr>
      </w:pPr>
      <w:r w:rsidRPr="002B7F5A">
        <w:rPr>
          <w:rFonts w:asciiTheme="minorBidi" w:hAnsiTheme="minorBidi" w:cstheme="minorBidi"/>
        </w:rPr>
        <w:lastRenderedPageBreak/>
        <w:t xml:space="preserve"> </w:t>
      </w:r>
    </w:p>
    <w:p w14:paraId="267C72B7" w14:textId="77777777" w:rsidR="006F0A27" w:rsidRPr="005261D0" w:rsidRDefault="006F0A27" w:rsidP="006F0A27">
      <w:pPr>
        <w:numPr>
          <w:ilvl w:val="0"/>
          <w:numId w:val="8"/>
        </w:numPr>
        <w:tabs>
          <w:tab w:val="left" w:pos="694"/>
        </w:tabs>
        <w:spacing w:line="264" w:lineRule="auto"/>
        <w:rPr>
          <w:rFonts w:ascii="Arial" w:eastAsia="PMingLiU" w:hAnsi="Arial" w:cs="Arial"/>
          <w:szCs w:val="22"/>
          <w:lang w:val="en"/>
        </w:rPr>
      </w:pPr>
      <w:r w:rsidRPr="005261D0">
        <w:rPr>
          <w:rFonts w:ascii="Arial" w:eastAsia="PMingLiU" w:hAnsi="Arial" w:cs="Arial"/>
          <w:szCs w:val="22"/>
          <w:lang w:val="en"/>
        </w:rPr>
        <w:t>Unable to lie flat for study</w:t>
      </w:r>
    </w:p>
    <w:p w14:paraId="0F49A229" w14:textId="77777777" w:rsidR="006F0A27" w:rsidRPr="005261D0" w:rsidRDefault="006F0A27" w:rsidP="006F0A27">
      <w:pPr>
        <w:numPr>
          <w:ilvl w:val="0"/>
          <w:numId w:val="8"/>
        </w:numPr>
        <w:tabs>
          <w:tab w:val="left" w:pos="694"/>
        </w:tabs>
        <w:spacing w:line="264" w:lineRule="auto"/>
        <w:rPr>
          <w:rFonts w:ascii="Arial" w:eastAsia="PMingLiU" w:hAnsi="Arial" w:cs="Arial"/>
          <w:szCs w:val="22"/>
          <w:lang w:val="en"/>
        </w:rPr>
      </w:pPr>
      <w:r w:rsidRPr="005261D0">
        <w:rPr>
          <w:rFonts w:ascii="Arial" w:eastAsia="PMingLiU" w:hAnsi="Arial" w:cs="Arial"/>
          <w:szCs w:val="22"/>
          <w:lang w:val="en"/>
        </w:rPr>
        <w:t>Patients experiencing a known or suspected acute cardiac event</w:t>
      </w:r>
    </w:p>
    <w:p w14:paraId="16DEC3E8" w14:textId="77777777" w:rsidR="006F0A27" w:rsidRPr="005261D0" w:rsidRDefault="006F0A27" w:rsidP="006F0A27">
      <w:pPr>
        <w:numPr>
          <w:ilvl w:val="0"/>
          <w:numId w:val="8"/>
        </w:numPr>
        <w:tabs>
          <w:tab w:val="left" w:pos="694"/>
        </w:tabs>
        <w:spacing w:line="264" w:lineRule="auto"/>
        <w:rPr>
          <w:rFonts w:ascii="Arial" w:eastAsia="PMingLiU" w:hAnsi="Arial" w:cs="Arial"/>
          <w:szCs w:val="22"/>
          <w:lang w:val="en"/>
        </w:rPr>
      </w:pPr>
      <w:r>
        <w:rPr>
          <w:rFonts w:ascii="Arial" w:eastAsia="PMingLiU" w:hAnsi="Arial" w:cs="Arial"/>
          <w:szCs w:val="22"/>
          <w:lang w:val="en"/>
        </w:rPr>
        <w:t>Patients</w:t>
      </w:r>
      <w:r w:rsidRPr="005261D0">
        <w:rPr>
          <w:rFonts w:ascii="Arial" w:eastAsia="PMingLiU" w:hAnsi="Arial" w:cs="Arial"/>
          <w:szCs w:val="22"/>
          <w:lang w:val="en"/>
        </w:rPr>
        <w:t xml:space="preserve"> with severe chest wall abnormalities</w:t>
      </w:r>
    </w:p>
    <w:p w14:paraId="7B0E59EB" w14:textId="0BD94CD3" w:rsidR="006F0A27" w:rsidRDefault="006F0A27" w:rsidP="006F0A27">
      <w:pPr>
        <w:numPr>
          <w:ilvl w:val="0"/>
          <w:numId w:val="8"/>
        </w:numPr>
        <w:tabs>
          <w:tab w:val="left" w:pos="694"/>
        </w:tabs>
        <w:spacing w:line="264" w:lineRule="auto"/>
        <w:rPr>
          <w:rFonts w:ascii="Arial" w:eastAsia="PMingLiU" w:hAnsi="Arial" w:cs="Arial"/>
          <w:szCs w:val="22"/>
          <w:lang w:val="en"/>
        </w:rPr>
      </w:pPr>
      <w:r>
        <w:rPr>
          <w:rFonts w:ascii="Arial" w:eastAsia="PMingLiU" w:hAnsi="Arial" w:cs="Arial"/>
          <w:szCs w:val="22"/>
          <w:lang w:val="en"/>
        </w:rPr>
        <w:t xml:space="preserve">Patients </w:t>
      </w:r>
      <w:r w:rsidRPr="005261D0">
        <w:rPr>
          <w:rFonts w:ascii="Arial" w:eastAsia="PMingLiU" w:hAnsi="Arial" w:cs="Arial"/>
          <w:szCs w:val="22"/>
          <w:lang w:val="en"/>
        </w:rPr>
        <w:t>who have undergone pneumonectomy</w:t>
      </w:r>
    </w:p>
    <w:p w14:paraId="2A6501C3" w14:textId="07C1934D" w:rsidR="006F0A27" w:rsidRPr="005261D0" w:rsidRDefault="006F0A27" w:rsidP="006F0A27">
      <w:pPr>
        <w:numPr>
          <w:ilvl w:val="0"/>
          <w:numId w:val="8"/>
        </w:numPr>
        <w:tabs>
          <w:tab w:val="left" w:pos="694"/>
        </w:tabs>
        <w:spacing w:line="264" w:lineRule="auto"/>
        <w:rPr>
          <w:rFonts w:ascii="Arial" w:eastAsia="PMingLiU" w:hAnsi="Arial" w:cs="Arial"/>
          <w:szCs w:val="22"/>
          <w:lang w:val="en"/>
        </w:rPr>
      </w:pPr>
      <w:r>
        <w:rPr>
          <w:rFonts w:ascii="Arial" w:eastAsia="PMingLiU" w:hAnsi="Arial" w:cs="Arial"/>
          <w:szCs w:val="22"/>
          <w:lang w:val="en"/>
        </w:rPr>
        <w:t>Patients unwilling or unable to give written informed consent</w:t>
      </w:r>
    </w:p>
    <w:p w14:paraId="31A99E3F" w14:textId="77777777" w:rsidR="00D715D9" w:rsidRPr="002B7F5A" w:rsidRDefault="00D715D9" w:rsidP="008223CC">
      <w:pPr>
        <w:rPr>
          <w:rFonts w:asciiTheme="minorBidi" w:hAnsiTheme="minorBidi" w:cstheme="minorBidi"/>
        </w:rPr>
      </w:pPr>
    </w:p>
    <w:p w14:paraId="5328A7F5" w14:textId="77777777" w:rsidR="005E120E" w:rsidRPr="002B7F5A" w:rsidRDefault="005E120E" w:rsidP="00333DAE">
      <w:pPr>
        <w:pStyle w:val="Heading2"/>
        <w:rPr>
          <w:rFonts w:asciiTheme="minorBidi" w:hAnsiTheme="minorBidi" w:cstheme="minorBidi"/>
          <w:szCs w:val="24"/>
        </w:rPr>
      </w:pPr>
      <w:bookmarkStart w:id="53" w:name="_Toc193511078"/>
      <w:bookmarkStart w:id="54" w:name="_Toc356525491"/>
      <w:bookmarkStart w:id="55" w:name="_Toc520280153"/>
      <w:r w:rsidRPr="002B7F5A">
        <w:rPr>
          <w:rFonts w:asciiTheme="minorBidi" w:hAnsiTheme="minorBidi" w:cstheme="minorBidi"/>
          <w:szCs w:val="24"/>
        </w:rPr>
        <w:t>Subject Recruitment and Screening</w:t>
      </w:r>
      <w:bookmarkEnd w:id="53"/>
      <w:bookmarkEnd w:id="54"/>
      <w:bookmarkEnd w:id="55"/>
    </w:p>
    <w:p w14:paraId="59C0505F" w14:textId="3C1E4330" w:rsidR="00D77934" w:rsidRPr="002B7F5A" w:rsidRDefault="00D77934" w:rsidP="00D77934">
      <w:pPr>
        <w:rPr>
          <w:rFonts w:asciiTheme="minorBidi" w:hAnsiTheme="minorBidi" w:cstheme="minorBidi"/>
        </w:rPr>
      </w:pPr>
      <w:bookmarkStart w:id="56" w:name="_Toc356525492"/>
      <w:r w:rsidRPr="002B7F5A">
        <w:rPr>
          <w:rFonts w:asciiTheme="minorBidi" w:hAnsiTheme="minorBidi" w:cstheme="minorBidi"/>
        </w:rPr>
        <w:t xml:space="preserve">Patients who have been identified as potential subjects will first be introduced to the general idea of the study by </w:t>
      </w:r>
      <w:r w:rsidR="00AA79A5">
        <w:rPr>
          <w:rFonts w:asciiTheme="minorBidi" w:hAnsiTheme="minorBidi" w:cstheme="minorBidi"/>
        </w:rPr>
        <w:t xml:space="preserve">the study </w:t>
      </w:r>
      <w:commentRangeStart w:id="57"/>
      <w:r w:rsidR="00AA79A5">
        <w:rPr>
          <w:rFonts w:asciiTheme="minorBidi" w:hAnsiTheme="minorBidi" w:cstheme="minorBidi"/>
        </w:rPr>
        <w:t xml:space="preserve">coordinator </w:t>
      </w:r>
      <w:r w:rsidRPr="002B7F5A">
        <w:rPr>
          <w:rFonts w:asciiTheme="minorBidi" w:hAnsiTheme="minorBidi" w:cstheme="minorBidi"/>
        </w:rPr>
        <w:t xml:space="preserve">or other IRB-authorized </w:t>
      </w:r>
      <w:commentRangeEnd w:id="57"/>
      <w:r w:rsidR="00AA79A5">
        <w:rPr>
          <w:rStyle w:val="CommentReference"/>
        </w:rPr>
        <w:commentReference w:id="57"/>
      </w:r>
      <w:r w:rsidRPr="002B7F5A">
        <w:rPr>
          <w:rFonts w:asciiTheme="minorBidi" w:hAnsiTheme="minorBidi" w:cstheme="minorBidi"/>
        </w:rPr>
        <w:t xml:space="preserve">study personnel </w:t>
      </w:r>
      <w:r w:rsidR="006F0A27">
        <w:rPr>
          <w:rFonts w:asciiTheme="minorBidi" w:hAnsiTheme="minorBidi" w:cstheme="minorBidi"/>
        </w:rPr>
        <w:t>b</w:t>
      </w:r>
      <w:r w:rsidRPr="002B7F5A">
        <w:rPr>
          <w:rFonts w:asciiTheme="minorBidi" w:hAnsiTheme="minorBidi" w:cstheme="minorBidi"/>
        </w:rPr>
        <w:t>y discuss participation and engage in the detailed informed consent process.</w:t>
      </w:r>
    </w:p>
    <w:p w14:paraId="41D83BB5" w14:textId="77777777" w:rsidR="00D77934" w:rsidRPr="002B7F5A" w:rsidRDefault="00D77934" w:rsidP="00D77934">
      <w:pPr>
        <w:pStyle w:val="Default"/>
        <w:rPr>
          <w:rFonts w:asciiTheme="minorBidi" w:hAnsiTheme="minorBidi" w:cstheme="minorBidi"/>
        </w:rPr>
      </w:pPr>
    </w:p>
    <w:p w14:paraId="1F775783" w14:textId="77777777" w:rsidR="00D77934" w:rsidRPr="002B7F5A" w:rsidRDefault="00D77934" w:rsidP="00D77934">
      <w:pPr>
        <w:pStyle w:val="Heading2"/>
        <w:rPr>
          <w:rFonts w:asciiTheme="minorBidi" w:hAnsiTheme="minorBidi" w:cstheme="minorBidi"/>
          <w:szCs w:val="24"/>
        </w:rPr>
      </w:pPr>
      <w:bookmarkStart w:id="58" w:name="_Toc520280154"/>
      <w:r w:rsidRPr="002B7F5A">
        <w:rPr>
          <w:rFonts w:asciiTheme="minorBidi" w:hAnsiTheme="minorBidi" w:cstheme="minorBidi"/>
          <w:szCs w:val="24"/>
        </w:rPr>
        <w:t>Local Number of Participants:</w:t>
      </w:r>
      <w:bookmarkEnd w:id="58"/>
      <w:r w:rsidRPr="002B7F5A">
        <w:rPr>
          <w:rFonts w:asciiTheme="minorBidi" w:hAnsiTheme="minorBidi" w:cstheme="minorBidi"/>
          <w:szCs w:val="24"/>
        </w:rPr>
        <w:t xml:space="preserve"> </w:t>
      </w:r>
    </w:p>
    <w:p w14:paraId="22899857" w14:textId="6AE332B7" w:rsidR="00D77934" w:rsidRDefault="00AA79A5" w:rsidP="00AA79A5">
      <w:pPr>
        <w:rPr>
          <w:rFonts w:asciiTheme="minorBidi" w:hAnsiTheme="minorBidi" w:cstheme="minorBidi"/>
          <w:spacing w:val="-2"/>
        </w:rPr>
      </w:pPr>
      <w:commentRangeStart w:id="59"/>
      <w:r>
        <w:rPr>
          <w:rFonts w:asciiTheme="minorBidi" w:hAnsiTheme="minorBidi" w:cstheme="minorBidi"/>
          <w:spacing w:val="-2"/>
        </w:rPr>
        <w:t>2</w:t>
      </w:r>
      <w:r w:rsidR="006F0A27">
        <w:rPr>
          <w:rFonts w:asciiTheme="minorBidi" w:hAnsiTheme="minorBidi" w:cstheme="minorBidi"/>
          <w:spacing w:val="-2"/>
        </w:rPr>
        <w:t>10</w:t>
      </w:r>
      <w:r>
        <w:rPr>
          <w:rFonts w:asciiTheme="minorBidi" w:hAnsiTheme="minorBidi" w:cstheme="minorBidi"/>
          <w:spacing w:val="-2"/>
        </w:rPr>
        <w:t xml:space="preserve"> patients will be enrolled in the study</w:t>
      </w:r>
      <w:r w:rsidR="006F0A27">
        <w:rPr>
          <w:rFonts w:asciiTheme="minorBidi" w:hAnsiTheme="minorBidi" w:cstheme="minorBidi"/>
          <w:spacing w:val="-2"/>
        </w:rPr>
        <w:t>, 105 patients at each site. Each RN will scan 35 study patients after completing the training program.</w:t>
      </w:r>
      <w:commentRangeEnd w:id="59"/>
      <w:r w:rsidR="006F0A27">
        <w:rPr>
          <w:rStyle w:val="CommentReference"/>
        </w:rPr>
        <w:commentReference w:id="59"/>
      </w:r>
    </w:p>
    <w:p w14:paraId="72C8FD29" w14:textId="6E8034CD" w:rsidR="00AA79A5" w:rsidRPr="00AA79A5" w:rsidRDefault="00AA79A5" w:rsidP="00AA79A5">
      <w:pPr>
        <w:rPr>
          <w:rFonts w:asciiTheme="minorBidi" w:hAnsiTheme="minorBidi" w:cstheme="minorBidi"/>
          <w:spacing w:val="-2"/>
        </w:rPr>
      </w:pPr>
      <w:commentRangeStart w:id="60"/>
      <w:commentRangeStart w:id="61"/>
      <w:r>
        <w:rPr>
          <w:rFonts w:asciiTheme="minorBidi" w:hAnsiTheme="minorBidi" w:cstheme="minorBidi"/>
          <w:spacing w:val="-2"/>
        </w:rPr>
        <w:t xml:space="preserve">In </w:t>
      </w:r>
      <w:proofErr w:type="gramStart"/>
      <w:r>
        <w:rPr>
          <w:rFonts w:asciiTheme="minorBidi" w:hAnsiTheme="minorBidi" w:cstheme="minorBidi"/>
          <w:spacing w:val="-2"/>
        </w:rPr>
        <w:t>addition</w:t>
      </w:r>
      <w:proofErr w:type="gramEnd"/>
      <w:r>
        <w:rPr>
          <w:rFonts w:asciiTheme="minorBidi" w:hAnsiTheme="minorBidi" w:cstheme="minorBidi"/>
          <w:spacing w:val="-2"/>
        </w:rPr>
        <w:t xml:space="preserve"> a minimum of </w:t>
      </w:r>
      <w:r w:rsidR="00861993">
        <w:rPr>
          <w:rFonts w:asciiTheme="minorBidi" w:hAnsiTheme="minorBidi" w:cstheme="minorBidi"/>
          <w:spacing w:val="-2"/>
        </w:rPr>
        <w:t>12</w:t>
      </w:r>
      <w:commentRangeStart w:id="62"/>
      <w:r>
        <w:rPr>
          <w:rFonts w:asciiTheme="minorBidi" w:hAnsiTheme="minorBidi" w:cstheme="minorBidi"/>
          <w:spacing w:val="-2"/>
        </w:rPr>
        <w:t xml:space="preserve"> and a maximum of </w:t>
      </w:r>
      <w:r w:rsidR="00861993">
        <w:rPr>
          <w:rFonts w:asciiTheme="minorBidi" w:hAnsiTheme="minorBidi" w:cstheme="minorBidi"/>
          <w:spacing w:val="-2"/>
        </w:rPr>
        <w:t xml:space="preserve">24 </w:t>
      </w:r>
      <w:r>
        <w:rPr>
          <w:rFonts w:asciiTheme="minorBidi" w:hAnsiTheme="minorBidi" w:cstheme="minorBidi"/>
          <w:spacing w:val="-2"/>
        </w:rPr>
        <w:t xml:space="preserve"> </w:t>
      </w:r>
      <w:commentRangeEnd w:id="62"/>
      <w:r w:rsidR="006F0A27">
        <w:rPr>
          <w:rStyle w:val="CommentReference"/>
        </w:rPr>
        <w:commentReference w:id="62"/>
      </w:r>
      <w:r w:rsidR="00861993">
        <w:rPr>
          <w:rFonts w:asciiTheme="minorBidi" w:hAnsiTheme="minorBidi" w:cstheme="minorBidi"/>
          <w:spacing w:val="-2"/>
        </w:rPr>
        <w:t>models for training</w:t>
      </w:r>
      <w:r>
        <w:rPr>
          <w:rFonts w:asciiTheme="minorBidi" w:hAnsiTheme="minorBidi" w:cstheme="minorBidi"/>
          <w:spacing w:val="-2"/>
        </w:rPr>
        <w:t xml:space="preserve"> will be enrolled dependent on how many patients will be needed for the </w:t>
      </w:r>
      <w:r w:rsidR="006F0A27">
        <w:rPr>
          <w:rFonts w:asciiTheme="minorBidi" w:hAnsiTheme="minorBidi" w:cstheme="minorBidi"/>
          <w:spacing w:val="-2"/>
        </w:rPr>
        <w:t>RNs</w:t>
      </w:r>
      <w:r>
        <w:rPr>
          <w:rFonts w:asciiTheme="minorBidi" w:hAnsiTheme="minorBidi" w:cstheme="minorBidi"/>
          <w:spacing w:val="-2"/>
        </w:rPr>
        <w:t xml:space="preserve"> to complete the training protocol </w:t>
      </w:r>
      <w:commentRangeEnd w:id="60"/>
      <w:r w:rsidR="00C80732">
        <w:rPr>
          <w:rStyle w:val="CommentReference"/>
        </w:rPr>
        <w:commentReference w:id="60"/>
      </w:r>
      <w:commentRangeEnd w:id="61"/>
      <w:r w:rsidR="00861993">
        <w:rPr>
          <w:rStyle w:val="CommentReference"/>
        </w:rPr>
        <w:commentReference w:id="61"/>
      </w:r>
      <w:r>
        <w:rPr>
          <w:rFonts w:asciiTheme="minorBidi" w:hAnsiTheme="minorBidi" w:cstheme="minorBidi"/>
          <w:spacing w:val="-2"/>
        </w:rPr>
        <w:t>.</w:t>
      </w:r>
    </w:p>
    <w:p w14:paraId="2A5F05F2" w14:textId="77777777" w:rsidR="00EF6458" w:rsidRDefault="00EF6458" w:rsidP="00EF6458">
      <w:pPr>
        <w:pStyle w:val="ListParagraph"/>
        <w:rPr>
          <w:rFonts w:asciiTheme="minorBidi" w:hAnsiTheme="minorBidi" w:cstheme="minorBidi"/>
          <w:spacing w:val="-2"/>
        </w:rPr>
      </w:pPr>
    </w:p>
    <w:p w14:paraId="13A60AAA" w14:textId="77777777" w:rsidR="000E73FA" w:rsidRPr="002B7F5A" w:rsidRDefault="007B0127" w:rsidP="00D77934">
      <w:pPr>
        <w:pStyle w:val="Heading2"/>
        <w:rPr>
          <w:rFonts w:asciiTheme="minorBidi" w:hAnsiTheme="minorBidi" w:cstheme="minorBidi"/>
          <w:szCs w:val="24"/>
        </w:rPr>
      </w:pPr>
      <w:bookmarkStart w:id="63" w:name="_Toc520280155"/>
      <w:r w:rsidRPr="002B7F5A">
        <w:rPr>
          <w:rFonts w:asciiTheme="minorBidi" w:hAnsiTheme="minorBidi" w:cstheme="minorBidi"/>
          <w:szCs w:val="24"/>
        </w:rPr>
        <w:t>Early Withdrawal of Subjects</w:t>
      </w:r>
      <w:bookmarkEnd w:id="56"/>
      <w:bookmarkEnd w:id="63"/>
      <w:r w:rsidR="000E73FA" w:rsidRPr="002B7F5A">
        <w:rPr>
          <w:rFonts w:asciiTheme="minorBidi" w:hAnsiTheme="minorBidi" w:cstheme="minorBidi"/>
          <w:szCs w:val="24"/>
        </w:rPr>
        <w:tab/>
      </w:r>
    </w:p>
    <w:p w14:paraId="63F3D30E" w14:textId="77777777" w:rsidR="00B33812" w:rsidRPr="002B7F5A" w:rsidRDefault="005C5024" w:rsidP="005E5684">
      <w:pPr>
        <w:rPr>
          <w:rFonts w:asciiTheme="minorBidi" w:hAnsiTheme="minorBidi" w:cstheme="minorBidi"/>
        </w:rPr>
      </w:pPr>
      <w:r w:rsidRPr="002B7F5A">
        <w:rPr>
          <w:rFonts w:asciiTheme="minorBidi" w:hAnsiTheme="minorBidi" w:cstheme="minorBidi"/>
        </w:rPr>
        <w:t>The subject may be withdrawn from the study if they are unable to lie still for the duration of the study, if, for example, they are physically uncomfortable in the left lateral decubitus position.  In this case the study will halt, which does not pose any additional risk to the participant.</w:t>
      </w:r>
      <w:r w:rsidR="0041533F" w:rsidRPr="002B7F5A">
        <w:rPr>
          <w:rFonts w:asciiTheme="minorBidi" w:hAnsiTheme="minorBidi" w:cstheme="minorBidi"/>
        </w:rPr>
        <w:t xml:space="preserve">  </w:t>
      </w:r>
    </w:p>
    <w:p w14:paraId="1BF49BE0" w14:textId="77777777" w:rsidR="00860CFD" w:rsidRPr="002B7F5A" w:rsidRDefault="00860CFD" w:rsidP="005E5684">
      <w:pPr>
        <w:rPr>
          <w:rFonts w:asciiTheme="minorBidi" w:hAnsiTheme="minorBidi" w:cstheme="minorBidi"/>
        </w:rPr>
      </w:pPr>
    </w:p>
    <w:p w14:paraId="120CA769" w14:textId="77777777" w:rsidR="00860CFD" w:rsidRPr="002B7F5A" w:rsidRDefault="00860CFD" w:rsidP="00860CFD">
      <w:pPr>
        <w:pStyle w:val="Default"/>
        <w:rPr>
          <w:rFonts w:asciiTheme="minorBidi" w:hAnsiTheme="minorBidi" w:cstheme="minorBidi"/>
          <w:caps/>
        </w:rPr>
      </w:pPr>
      <w:r w:rsidRPr="002B7F5A">
        <w:rPr>
          <w:rFonts w:asciiTheme="minorBidi" w:hAnsiTheme="minorBidi" w:cstheme="minorBidi"/>
        </w:rPr>
        <w:t xml:space="preserve">In addition, if a </w:t>
      </w:r>
      <w:r w:rsidR="007C1CFC" w:rsidRPr="002B7F5A">
        <w:rPr>
          <w:rFonts w:asciiTheme="minorBidi" w:hAnsiTheme="minorBidi" w:cstheme="minorBidi"/>
        </w:rPr>
        <w:t>subject</w:t>
      </w:r>
      <w:r w:rsidRPr="002B7F5A">
        <w:rPr>
          <w:rFonts w:asciiTheme="minorBidi" w:hAnsiTheme="minorBidi" w:cstheme="minorBidi"/>
        </w:rPr>
        <w:t xml:space="preserve"> does not wish to participate in the scan, they may do so at any point before scan completion. In accordance with the Declaration of Helsinki, patients have the right to withdraw from the study at any time, for any reason. In the event a subject revokes authorization to collect or use PHI, the investigator, by regulation, retains the ability to use all information collected prior to the revocation of subject authorization.  </w:t>
      </w:r>
    </w:p>
    <w:p w14:paraId="0A7F221E" w14:textId="77777777" w:rsidR="00CA7B56" w:rsidRPr="002B7F5A" w:rsidRDefault="00E443CB" w:rsidP="007140EB">
      <w:pPr>
        <w:pStyle w:val="Heading1"/>
        <w:rPr>
          <w:rFonts w:asciiTheme="minorBidi" w:hAnsiTheme="minorBidi" w:cstheme="minorBidi"/>
          <w:szCs w:val="24"/>
        </w:rPr>
      </w:pPr>
      <w:bookmarkStart w:id="64" w:name="_Toc509414732"/>
      <w:bookmarkStart w:id="65" w:name="_Toc356525493"/>
      <w:bookmarkStart w:id="66" w:name="_Toc520280156"/>
      <w:bookmarkEnd w:id="64"/>
      <w:r w:rsidRPr="002B7F5A">
        <w:rPr>
          <w:rFonts w:asciiTheme="minorBidi" w:hAnsiTheme="minorBidi" w:cstheme="minorBidi"/>
          <w:szCs w:val="24"/>
        </w:rPr>
        <w:t>Study</w:t>
      </w:r>
      <w:r w:rsidR="00CA7B56" w:rsidRPr="002B7F5A">
        <w:rPr>
          <w:rFonts w:asciiTheme="minorBidi" w:hAnsiTheme="minorBidi" w:cstheme="minorBidi"/>
          <w:szCs w:val="24"/>
        </w:rPr>
        <w:t xml:space="preserve"> </w:t>
      </w:r>
      <w:bookmarkEnd w:id="65"/>
      <w:r w:rsidR="001C3085" w:rsidRPr="002B7F5A">
        <w:rPr>
          <w:rFonts w:asciiTheme="minorBidi" w:hAnsiTheme="minorBidi" w:cstheme="minorBidi"/>
          <w:szCs w:val="24"/>
        </w:rPr>
        <w:t>Software</w:t>
      </w:r>
      <w:bookmarkEnd w:id="66"/>
      <w:r w:rsidR="00CA7B56" w:rsidRPr="002B7F5A">
        <w:rPr>
          <w:rFonts w:asciiTheme="minorBidi" w:hAnsiTheme="minorBidi" w:cstheme="minorBidi"/>
          <w:szCs w:val="24"/>
        </w:rPr>
        <w:t xml:space="preserve"> </w:t>
      </w:r>
    </w:p>
    <w:p w14:paraId="4A4C8A80" w14:textId="77777777" w:rsidR="00CA7B56" w:rsidRPr="002B7F5A" w:rsidRDefault="00CA7B56" w:rsidP="007140EB">
      <w:pPr>
        <w:pStyle w:val="Heading2"/>
        <w:rPr>
          <w:rFonts w:asciiTheme="minorBidi" w:hAnsiTheme="minorBidi" w:cstheme="minorBidi"/>
          <w:szCs w:val="24"/>
        </w:rPr>
      </w:pPr>
      <w:bookmarkStart w:id="67" w:name="_Toc356525494"/>
      <w:bookmarkStart w:id="68" w:name="_Toc520280157"/>
      <w:r w:rsidRPr="002B7F5A">
        <w:rPr>
          <w:rFonts w:asciiTheme="minorBidi" w:hAnsiTheme="minorBidi" w:cstheme="minorBidi"/>
          <w:szCs w:val="24"/>
        </w:rPr>
        <w:t>Description</w:t>
      </w:r>
      <w:bookmarkEnd w:id="67"/>
      <w:bookmarkEnd w:id="68"/>
      <w:r w:rsidRPr="002B7F5A">
        <w:rPr>
          <w:rFonts w:asciiTheme="minorBidi" w:hAnsiTheme="minorBidi" w:cstheme="minorBidi"/>
          <w:szCs w:val="24"/>
        </w:rPr>
        <w:t xml:space="preserve"> </w:t>
      </w:r>
    </w:p>
    <w:p w14:paraId="756A33C7" w14:textId="77777777" w:rsidR="005620D1" w:rsidRPr="002B7F5A" w:rsidRDefault="00D87BAB" w:rsidP="0035514A">
      <w:pPr>
        <w:rPr>
          <w:rFonts w:asciiTheme="minorBidi" w:hAnsiTheme="minorBidi" w:cstheme="minorBidi"/>
        </w:rPr>
      </w:pPr>
      <w:proofErr w:type="spellStart"/>
      <w:r w:rsidRPr="002B7F5A">
        <w:rPr>
          <w:rFonts w:asciiTheme="minorBidi" w:hAnsiTheme="minorBidi" w:cstheme="minorBidi"/>
        </w:rPr>
        <w:t>EchoGPS</w:t>
      </w:r>
      <w:proofErr w:type="spellEnd"/>
      <w:r w:rsidR="001E3628" w:rsidRPr="002B7F5A">
        <w:rPr>
          <w:rFonts w:asciiTheme="minorBidi" w:hAnsiTheme="minorBidi" w:cstheme="minorBidi"/>
        </w:rPr>
        <w:t xml:space="preserve"> provides guidance and interpretation assistance for point-of-care echocardiogram examinations.  </w:t>
      </w:r>
      <w:r w:rsidR="0035514A" w:rsidRPr="002B7F5A">
        <w:rPr>
          <w:rFonts w:asciiTheme="minorBidi" w:hAnsiTheme="minorBidi" w:cstheme="minorBidi"/>
        </w:rPr>
        <w:t>R</w:t>
      </w:r>
      <w:r w:rsidR="00B33DBC" w:rsidRPr="002B7F5A">
        <w:rPr>
          <w:rFonts w:asciiTheme="minorBidi" w:hAnsiTheme="minorBidi" w:cstheme="minorBidi"/>
        </w:rPr>
        <w:t xml:space="preserve">efer to Section </w:t>
      </w:r>
      <w:r w:rsidR="00873C09" w:rsidRPr="002B7F5A">
        <w:rPr>
          <w:rFonts w:asciiTheme="minorBidi" w:hAnsiTheme="minorBidi" w:cstheme="minorBidi"/>
        </w:rPr>
        <w:fldChar w:fldCharType="begin"/>
      </w:r>
      <w:r w:rsidR="00873C09" w:rsidRPr="002B7F5A">
        <w:rPr>
          <w:rFonts w:asciiTheme="minorBidi" w:hAnsiTheme="minorBidi" w:cstheme="minorBidi"/>
        </w:rPr>
        <w:instrText xml:space="preserve"> REF _Ref356486142 \r \h </w:instrText>
      </w:r>
      <w:r w:rsidR="002B7F5A" w:rsidRPr="002B7F5A">
        <w:rPr>
          <w:rFonts w:asciiTheme="minorBidi" w:hAnsiTheme="minorBidi" w:cstheme="minorBidi"/>
        </w:rPr>
        <w:instrText xml:space="preserve"> \* MERGEFORMAT </w:instrText>
      </w:r>
      <w:r w:rsidR="00873C09" w:rsidRPr="002B7F5A">
        <w:rPr>
          <w:rFonts w:asciiTheme="minorBidi" w:hAnsiTheme="minorBidi" w:cstheme="minorBidi"/>
        </w:rPr>
      </w:r>
      <w:r w:rsidR="00873C09" w:rsidRPr="002B7F5A">
        <w:rPr>
          <w:rFonts w:asciiTheme="minorBidi" w:hAnsiTheme="minorBidi" w:cstheme="minorBidi"/>
        </w:rPr>
        <w:fldChar w:fldCharType="separate"/>
      </w:r>
      <w:r w:rsidR="00840D52" w:rsidRPr="002B7F5A">
        <w:rPr>
          <w:rFonts w:asciiTheme="minorBidi" w:hAnsiTheme="minorBidi" w:cstheme="minorBidi"/>
          <w:cs/>
        </w:rPr>
        <w:t>‎</w:t>
      </w:r>
      <w:r w:rsidR="00840D52" w:rsidRPr="002B7F5A">
        <w:rPr>
          <w:rFonts w:asciiTheme="minorBidi" w:hAnsiTheme="minorBidi" w:cstheme="minorBidi"/>
        </w:rPr>
        <w:t>1.2</w:t>
      </w:r>
      <w:r w:rsidR="00873C09" w:rsidRPr="002B7F5A">
        <w:rPr>
          <w:rFonts w:asciiTheme="minorBidi" w:hAnsiTheme="minorBidi" w:cstheme="minorBidi"/>
        </w:rPr>
        <w:fldChar w:fldCharType="end"/>
      </w:r>
      <w:r w:rsidR="00873C09" w:rsidRPr="002B7F5A">
        <w:rPr>
          <w:rFonts w:asciiTheme="minorBidi" w:hAnsiTheme="minorBidi" w:cstheme="minorBidi"/>
        </w:rPr>
        <w:t xml:space="preserve"> </w:t>
      </w:r>
      <w:r w:rsidR="00B33DBC" w:rsidRPr="002B7F5A">
        <w:rPr>
          <w:rFonts w:asciiTheme="minorBidi" w:hAnsiTheme="minorBidi" w:cstheme="minorBidi"/>
        </w:rPr>
        <w:t xml:space="preserve">for further information about </w:t>
      </w:r>
      <w:proofErr w:type="spellStart"/>
      <w:r w:rsidR="00B33DBC" w:rsidRPr="002B7F5A">
        <w:rPr>
          <w:rFonts w:asciiTheme="minorBidi" w:hAnsiTheme="minorBidi" w:cstheme="minorBidi"/>
        </w:rPr>
        <w:t>Echo</w:t>
      </w:r>
      <w:r w:rsidRPr="002B7F5A">
        <w:rPr>
          <w:rFonts w:asciiTheme="minorBidi" w:hAnsiTheme="minorBidi" w:cstheme="minorBidi"/>
        </w:rPr>
        <w:t>GPS</w:t>
      </w:r>
      <w:proofErr w:type="spellEnd"/>
      <w:r w:rsidR="00B33DBC" w:rsidRPr="002B7F5A">
        <w:rPr>
          <w:rFonts w:asciiTheme="minorBidi" w:hAnsiTheme="minorBidi" w:cstheme="minorBidi"/>
        </w:rPr>
        <w:t>.</w:t>
      </w:r>
    </w:p>
    <w:p w14:paraId="06514CFC" w14:textId="77777777" w:rsidR="00C972A6" w:rsidRPr="002B7F5A" w:rsidRDefault="00C972A6" w:rsidP="007140EB">
      <w:pPr>
        <w:pStyle w:val="Heading1"/>
        <w:rPr>
          <w:rFonts w:asciiTheme="minorBidi" w:hAnsiTheme="minorBidi" w:cstheme="minorBidi"/>
          <w:szCs w:val="24"/>
        </w:rPr>
      </w:pPr>
      <w:bookmarkStart w:id="69" w:name="_Toc356525500"/>
      <w:bookmarkStart w:id="70" w:name="_Toc520280158"/>
      <w:r w:rsidRPr="002B7F5A">
        <w:rPr>
          <w:rFonts w:asciiTheme="minorBidi" w:hAnsiTheme="minorBidi" w:cstheme="minorBidi"/>
          <w:szCs w:val="24"/>
        </w:rPr>
        <w:t>Study Procedures</w:t>
      </w:r>
      <w:bookmarkEnd w:id="69"/>
      <w:bookmarkEnd w:id="70"/>
    </w:p>
    <w:p w14:paraId="78032467" w14:textId="0289CAF9" w:rsidR="00CC5FD6" w:rsidRPr="002B7F5A" w:rsidRDefault="00AA79A5" w:rsidP="00511A98">
      <w:pPr>
        <w:rPr>
          <w:rFonts w:asciiTheme="minorBidi" w:hAnsiTheme="minorBidi" w:cstheme="minorBidi"/>
        </w:rPr>
      </w:pPr>
      <w:r>
        <w:rPr>
          <w:rFonts w:asciiTheme="minorBidi" w:hAnsiTheme="minorBidi" w:cstheme="minorBidi"/>
        </w:rPr>
        <w:t>P</w:t>
      </w:r>
      <w:r w:rsidR="00CC5FD6" w:rsidRPr="002B7F5A">
        <w:rPr>
          <w:rFonts w:asciiTheme="minorBidi" w:hAnsiTheme="minorBidi" w:cstheme="minorBidi"/>
        </w:rPr>
        <w:t xml:space="preserve">atients who </w:t>
      </w:r>
      <w:r w:rsidR="00025EFF" w:rsidRPr="002B7F5A">
        <w:rPr>
          <w:rFonts w:asciiTheme="minorBidi" w:hAnsiTheme="minorBidi" w:cstheme="minorBidi"/>
        </w:rPr>
        <w:t>meet</w:t>
      </w:r>
      <w:r w:rsidR="00CC5FD6" w:rsidRPr="002B7F5A">
        <w:rPr>
          <w:rFonts w:asciiTheme="minorBidi" w:hAnsiTheme="minorBidi" w:cstheme="minorBidi"/>
        </w:rPr>
        <w:t xml:space="preserve"> inclusion and exclusion criteria will be </w:t>
      </w:r>
      <w:r w:rsidR="001847B3">
        <w:rPr>
          <w:rFonts w:asciiTheme="minorBidi" w:hAnsiTheme="minorBidi" w:cstheme="minorBidi"/>
        </w:rPr>
        <w:t>invited to participate</w:t>
      </w:r>
      <w:r w:rsidR="00025EFF" w:rsidRPr="002B7F5A">
        <w:rPr>
          <w:rFonts w:asciiTheme="minorBidi" w:hAnsiTheme="minorBidi" w:cstheme="minorBidi"/>
        </w:rPr>
        <w:t xml:space="preserve"> </w:t>
      </w:r>
      <w:r w:rsidR="00CC5FD6" w:rsidRPr="002B7F5A">
        <w:rPr>
          <w:rFonts w:asciiTheme="minorBidi" w:hAnsiTheme="minorBidi" w:cstheme="minorBidi"/>
        </w:rPr>
        <w:t>in the study</w:t>
      </w:r>
      <w:r w:rsidR="001847B3">
        <w:rPr>
          <w:rFonts w:asciiTheme="minorBidi" w:hAnsiTheme="minorBidi" w:cstheme="minorBidi"/>
        </w:rPr>
        <w:t xml:space="preserve"> by th</w:t>
      </w:r>
      <w:r>
        <w:rPr>
          <w:rFonts w:asciiTheme="minorBidi" w:hAnsiTheme="minorBidi" w:cstheme="minorBidi"/>
        </w:rPr>
        <w:t xml:space="preserve">e study </w:t>
      </w:r>
      <w:commentRangeStart w:id="71"/>
      <w:r>
        <w:rPr>
          <w:rFonts w:asciiTheme="minorBidi" w:hAnsiTheme="minorBidi" w:cstheme="minorBidi"/>
        </w:rPr>
        <w:t>coordinator of referring physician</w:t>
      </w:r>
      <w:r w:rsidR="00CC5FD6" w:rsidRPr="002B7F5A">
        <w:rPr>
          <w:rFonts w:asciiTheme="minorBidi" w:hAnsiTheme="minorBidi" w:cstheme="minorBidi"/>
        </w:rPr>
        <w:t>.</w:t>
      </w:r>
      <w:r w:rsidR="001847B3">
        <w:rPr>
          <w:rFonts w:asciiTheme="minorBidi" w:hAnsiTheme="minorBidi" w:cstheme="minorBidi"/>
        </w:rPr>
        <w:t xml:space="preserve"> </w:t>
      </w:r>
      <w:commentRangeEnd w:id="71"/>
      <w:r>
        <w:rPr>
          <w:rStyle w:val="CommentReference"/>
        </w:rPr>
        <w:commentReference w:id="71"/>
      </w:r>
      <w:r w:rsidR="001847B3">
        <w:rPr>
          <w:rFonts w:asciiTheme="minorBidi" w:hAnsiTheme="minorBidi" w:cstheme="minorBidi"/>
        </w:rPr>
        <w:t xml:space="preserve">Authorized research personnel will discuss their potential participation in the study. </w:t>
      </w:r>
    </w:p>
    <w:p w14:paraId="2B9880D9" w14:textId="77777777" w:rsidR="0009262C" w:rsidRPr="002B7F5A" w:rsidRDefault="0009262C" w:rsidP="00511A98">
      <w:pPr>
        <w:rPr>
          <w:rFonts w:asciiTheme="minorBidi" w:hAnsiTheme="minorBidi" w:cstheme="minorBidi"/>
        </w:rPr>
      </w:pPr>
    </w:p>
    <w:p w14:paraId="1493E15F" w14:textId="369823AF" w:rsidR="00C44367" w:rsidRPr="002B7F5A" w:rsidRDefault="001847B3" w:rsidP="00EF6458">
      <w:pPr>
        <w:spacing w:after="120"/>
        <w:rPr>
          <w:rFonts w:asciiTheme="minorBidi" w:hAnsiTheme="minorBidi" w:cstheme="minorBidi"/>
        </w:rPr>
      </w:pPr>
      <w:r w:rsidRPr="002B7F5A">
        <w:rPr>
          <w:rFonts w:asciiTheme="minorBidi" w:hAnsiTheme="minorBidi" w:cstheme="minorBidi"/>
        </w:rPr>
        <w:lastRenderedPageBreak/>
        <w:t xml:space="preserve">Prior to any study activities subjects will be asked to agree to participation by signing the consent form.  </w:t>
      </w:r>
      <w:r w:rsidR="00C44367" w:rsidRPr="002B7F5A">
        <w:rPr>
          <w:rFonts w:asciiTheme="minorBidi" w:hAnsiTheme="minorBidi" w:cstheme="minorBidi"/>
        </w:rPr>
        <w:t xml:space="preserve">Participation in this study requires a single visit, which will typically last </w:t>
      </w:r>
      <w:r w:rsidR="00AA79A5">
        <w:rPr>
          <w:rFonts w:asciiTheme="minorBidi" w:hAnsiTheme="minorBidi" w:cstheme="minorBidi"/>
        </w:rPr>
        <w:t xml:space="preserve">no more than 60 </w:t>
      </w:r>
      <w:r w:rsidR="00C44367" w:rsidRPr="002B7F5A">
        <w:rPr>
          <w:rFonts w:asciiTheme="minorBidi" w:hAnsiTheme="minorBidi" w:cstheme="minorBidi"/>
        </w:rPr>
        <w:t>minutes in duration.  This study will involve the following:</w:t>
      </w:r>
    </w:p>
    <w:p w14:paraId="0839B981" w14:textId="0BEDF408" w:rsidR="00C44367" w:rsidRPr="002B7F5A" w:rsidRDefault="005D0C7B" w:rsidP="00660EC6">
      <w:pPr>
        <w:pStyle w:val="ListParagraph"/>
        <w:numPr>
          <w:ilvl w:val="0"/>
          <w:numId w:val="4"/>
        </w:numPr>
        <w:spacing w:after="0"/>
        <w:contextualSpacing w:val="0"/>
        <w:rPr>
          <w:rFonts w:asciiTheme="minorBidi" w:hAnsiTheme="minorBidi" w:cstheme="minorBidi"/>
        </w:rPr>
      </w:pPr>
      <w:r w:rsidRPr="002B7F5A">
        <w:rPr>
          <w:rFonts w:asciiTheme="minorBidi" w:hAnsiTheme="minorBidi" w:cstheme="minorBidi"/>
        </w:rPr>
        <w:t>M</w:t>
      </w:r>
      <w:r w:rsidR="00C44367" w:rsidRPr="002B7F5A">
        <w:rPr>
          <w:rFonts w:asciiTheme="minorBidi" w:hAnsiTheme="minorBidi" w:cstheme="minorBidi"/>
        </w:rPr>
        <w:t>edical history will be obtained</w:t>
      </w:r>
    </w:p>
    <w:p w14:paraId="298E41FC" w14:textId="50C11F94" w:rsidR="007E6CCB" w:rsidRDefault="00411EE2" w:rsidP="00660EC6">
      <w:pPr>
        <w:pStyle w:val="ListParagraph"/>
        <w:numPr>
          <w:ilvl w:val="0"/>
          <w:numId w:val="4"/>
        </w:numPr>
        <w:spacing w:after="0"/>
        <w:contextualSpacing w:val="0"/>
        <w:rPr>
          <w:rFonts w:asciiTheme="minorBidi" w:hAnsiTheme="minorBidi" w:cstheme="minorBidi"/>
        </w:rPr>
      </w:pPr>
      <w:r w:rsidRPr="002B7F5A">
        <w:rPr>
          <w:rFonts w:asciiTheme="minorBidi" w:hAnsiTheme="minorBidi" w:cstheme="minorBidi"/>
        </w:rPr>
        <w:t>Limited TTE exam(s)</w:t>
      </w:r>
      <w:r w:rsidR="00C43395" w:rsidRPr="002B7F5A">
        <w:rPr>
          <w:rFonts w:asciiTheme="minorBidi" w:hAnsiTheme="minorBidi" w:cstheme="minorBidi"/>
        </w:rPr>
        <w:t xml:space="preserve"> will be performed </w:t>
      </w:r>
    </w:p>
    <w:p w14:paraId="1BE552B3" w14:textId="77777777" w:rsidR="00AA79A5" w:rsidRPr="002B7F5A" w:rsidRDefault="00AA79A5" w:rsidP="00660EC6">
      <w:pPr>
        <w:pStyle w:val="ListParagraph"/>
        <w:numPr>
          <w:ilvl w:val="0"/>
          <w:numId w:val="4"/>
        </w:numPr>
        <w:spacing w:after="0"/>
        <w:contextualSpacing w:val="0"/>
        <w:rPr>
          <w:rFonts w:asciiTheme="minorBidi" w:hAnsiTheme="minorBidi" w:cstheme="minorBidi"/>
        </w:rPr>
      </w:pPr>
    </w:p>
    <w:p w14:paraId="25C29668" w14:textId="7932EE5D" w:rsidR="00411EE2" w:rsidRDefault="00411EE2" w:rsidP="00660EC6">
      <w:pPr>
        <w:pStyle w:val="ListParagraph"/>
        <w:numPr>
          <w:ilvl w:val="1"/>
          <w:numId w:val="4"/>
        </w:numPr>
        <w:spacing w:after="0"/>
        <w:contextualSpacing w:val="0"/>
        <w:rPr>
          <w:rFonts w:asciiTheme="minorBidi" w:hAnsiTheme="minorBidi" w:cstheme="minorBidi"/>
        </w:rPr>
      </w:pPr>
      <w:r w:rsidRPr="00AA79A5">
        <w:rPr>
          <w:rFonts w:asciiTheme="minorBidi" w:hAnsiTheme="minorBidi" w:cstheme="minorBidi"/>
          <w:b/>
        </w:rPr>
        <w:t xml:space="preserve">Study Exam: </w:t>
      </w:r>
      <w:r w:rsidR="00AA79A5" w:rsidRPr="00AA79A5">
        <w:rPr>
          <w:rFonts w:asciiTheme="minorBidi" w:hAnsiTheme="minorBidi" w:cstheme="minorBidi"/>
        </w:rPr>
        <w:t xml:space="preserve">RN </w:t>
      </w:r>
      <w:r w:rsidRPr="00AA79A5">
        <w:rPr>
          <w:rFonts w:asciiTheme="minorBidi" w:hAnsiTheme="minorBidi" w:cstheme="minorBidi"/>
        </w:rPr>
        <w:t>perform</w:t>
      </w:r>
      <w:r w:rsidR="007E6CCB" w:rsidRPr="00AA79A5">
        <w:rPr>
          <w:rFonts w:asciiTheme="minorBidi" w:hAnsiTheme="minorBidi" w:cstheme="minorBidi"/>
        </w:rPr>
        <w:t>s</w:t>
      </w:r>
      <w:r w:rsidRPr="00AA79A5">
        <w:rPr>
          <w:rFonts w:asciiTheme="minorBidi" w:hAnsiTheme="minorBidi" w:cstheme="minorBidi"/>
        </w:rPr>
        <w:t xml:space="preserve"> examination using the </w:t>
      </w:r>
      <w:proofErr w:type="spellStart"/>
      <w:r w:rsidRPr="00AA79A5">
        <w:rPr>
          <w:rFonts w:asciiTheme="minorBidi" w:hAnsiTheme="minorBidi" w:cstheme="minorBidi"/>
        </w:rPr>
        <w:t>EchoGPS</w:t>
      </w:r>
      <w:proofErr w:type="spellEnd"/>
      <w:r w:rsidRPr="00AA79A5">
        <w:rPr>
          <w:rFonts w:asciiTheme="minorBidi" w:hAnsiTheme="minorBidi" w:cstheme="minorBidi"/>
        </w:rPr>
        <w:t xml:space="preserve"> and </w:t>
      </w:r>
      <w:r w:rsidR="006F0A27">
        <w:rPr>
          <w:rFonts w:asciiTheme="minorBidi" w:hAnsiTheme="minorBidi" w:cstheme="minorBidi"/>
        </w:rPr>
        <w:t xml:space="preserve">10 </w:t>
      </w:r>
      <w:r w:rsidRPr="00AA79A5">
        <w:rPr>
          <w:rFonts w:asciiTheme="minorBidi" w:hAnsiTheme="minorBidi" w:cstheme="minorBidi"/>
        </w:rPr>
        <w:t>views will be obtained</w:t>
      </w:r>
      <w:r w:rsidR="00AA79A5" w:rsidRPr="00AA79A5">
        <w:rPr>
          <w:rFonts w:asciiTheme="minorBidi" w:hAnsiTheme="minorBidi" w:cstheme="minorBidi"/>
        </w:rPr>
        <w:t xml:space="preserve"> cohorts </w:t>
      </w:r>
    </w:p>
    <w:p w14:paraId="2670C74F" w14:textId="0F9EDD1C" w:rsidR="00AA79A5" w:rsidRDefault="00AA79A5" w:rsidP="00AA79A5">
      <w:pPr>
        <w:pStyle w:val="ListParagraph"/>
        <w:spacing w:after="0"/>
        <w:ind w:left="1440"/>
        <w:contextualSpacing w:val="0"/>
        <w:rPr>
          <w:rFonts w:asciiTheme="minorBidi" w:hAnsiTheme="minorBidi" w:cstheme="minorBidi"/>
        </w:rPr>
      </w:pPr>
    </w:p>
    <w:p w14:paraId="632E1C56" w14:textId="2B84D636" w:rsidR="00AA79A5" w:rsidRPr="00C9311F" w:rsidRDefault="006F0A27" w:rsidP="006F0A27">
      <w:pPr>
        <w:tabs>
          <w:tab w:val="left" w:pos="742"/>
        </w:tabs>
        <w:spacing w:line="264" w:lineRule="auto"/>
        <w:rPr>
          <w:rFonts w:ascii="Arial" w:eastAsia="PMingLiU" w:hAnsi="Arial" w:cs="Arial"/>
          <w:szCs w:val="22"/>
          <w:lang w:val="en"/>
        </w:rPr>
      </w:pPr>
      <w:r>
        <w:rPr>
          <w:rFonts w:ascii="Arial" w:eastAsia="PMingLiU" w:hAnsi="Arial" w:cs="Arial"/>
          <w:szCs w:val="22"/>
          <w:lang w:val="en"/>
        </w:rPr>
        <w:tab/>
      </w:r>
      <w:r>
        <w:rPr>
          <w:rFonts w:ascii="Arial" w:eastAsia="PMingLiU" w:hAnsi="Arial" w:cs="Arial"/>
          <w:szCs w:val="22"/>
          <w:lang w:val="en"/>
        </w:rPr>
        <w:tab/>
      </w:r>
      <w:r w:rsidR="00AA79A5" w:rsidRPr="00C9311F">
        <w:rPr>
          <w:rFonts w:ascii="Arial" w:eastAsia="PMingLiU" w:hAnsi="Arial" w:cs="Arial"/>
          <w:szCs w:val="22"/>
          <w:lang w:val="en"/>
        </w:rPr>
        <w:t xml:space="preserve">PLAX, PSAX-AV, PSAX-PM, </w:t>
      </w:r>
      <w:r>
        <w:rPr>
          <w:rFonts w:ascii="Arial" w:eastAsia="PMingLiU" w:hAnsi="Arial" w:cs="Arial"/>
          <w:szCs w:val="22"/>
          <w:lang w:val="en"/>
        </w:rPr>
        <w:t xml:space="preserve">PSAX-MV </w:t>
      </w:r>
      <w:r w:rsidR="00AA79A5" w:rsidRPr="00C9311F">
        <w:rPr>
          <w:rFonts w:ascii="Arial" w:eastAsia="PMingLiU" w:hAnsi="Arial" w:cs="Arial"/>
          <w:szCs w:val="22"/>
          <w:lang w:val="en"/>
        </w:rPr>
        <w:t xml:space="preserve">AP4, AP5, </w:t>
      </w:r>
      <w:r>
        <w:rPr>
          <w:rFonts w:ascii="Arial" w:eastAsia="PMingLiU" w:hAnsi="Arial" w:cs="Arial"/>
          <w:szCs w:val="22"/>
          <w:lang w:val="en"/>
        </w:rPr>
        <w:t xml:space="preserve">AP3, AP2, </w:t>
      </w:r>
      <w:r w:rsidR="00AA79A5" w:rsidRPr="00C9311F">
        <w:rPr>
          <w:rFonts w:ascii="Arial" w:eastAsia="PMingLiU" w:hAnsi="Arial" w:cs="Arial"/>
          <w:szCs w:val="22"/>
          <w:lang w:val="en"/>
        </w:rPr>
        <w:t>SubC4, SC-IVC</w:t>
      </w:r>
    </w:p>
    <w:p w14:paraId="5C953564" w14:textId="77777777" w:rsidR="00AA79A5" w:rsidRPr="00AA79A5" w:rsidRDefault="00AA79A5" w:rsidP="00AA79A5">
      <w:pPr>
        <w:pStyle w:val="ListParagraph"/>
        <w:spacing w:after="0"/>
        <w:ind w:left="1440"/>
        <w:contextualSpacing w:val="0"/>
        <w:rPr>
          <w:rFonts w:asciiTheme="minorBidi" w:hAnsiTheme="minorBidi" w:cstheme="minorBidi"/>
        </w:rPr>
      </w:pPr>
    </w:p>
    <w:p w14:paraId="3510D2DF" w14:textId="19695388" w:rsidR="00411EE2" w:rsidRPr="002B7F5A" w:rsidRDefault="006F0A27" w:rsidP="00660EC6">
      <w:pPr>
        <w:pStyle w:val="ListParagraph"/>
        <w:numPr>
          <w:ilvl w:val="1"/>
          <w:numId w:val="4"/>
        </w:numPr>
        <w:spacing w:after="0"/>
        <w:contextualSpacing w:val="0"/>
        <w:rPr>
          <w:rFonts w:asciiTheme="minorBidi" w:hAnsiTheme="minorBidi" w:cstheme="minorBidi"/>
        </w:rPr>
      </w:pPr>
      <w:r>
        <w:rPr>
          <w:rFonts w:asciiTheme="minorBidi" w:hAnsiTheme="minorBidi" w:cstheme="minorBidi"/>
          <w:b/>
        </w:rPr>
        <w:t>Reference</w:t>
      </w:r>
      <w:r w:rsidR="007E6CCB" w:rsidRPr="002B7F5A">
        <w:rPr>
          <w:rFonts w:asciiTheme="minorBidi" w:hAnsiTheme="minorBidi" w:cstheme="minorBidi"/>
          <w:b/>
        </w:rPr>
        <w:t xml:space="preserve"> Exam </w:t>
      </w:r>
      <w:r w:rsidR="007E6CCB" w:rsidRPr="002B7F5A">
        <w:rPr>
          <w:rFonts w:asciiTheme="minorBidi" w:hAnsiTheme="minorBidi" w:cstheme="minorBidi"/>
          <w:bCs/>
        </w:rPr>
        <w:t>S</w:t>
      </w:r>
      <w:r w:rsidR="00411EE2" w:rsidRPr="002B7F5A">
        <w:rPr>
          <w:rFonts w:asciiTheme="minorBidi" w:hAnsiTheme="minorBidi" w:cstheme="minorBidi"/>
        </w:rPr>
        <w:t>onographer perform</w:t>
      </w:r>
      <w:r w:rsidR="007E6CCB" w:rsidRPr="002B7F5A">
        <w:rPr>
          <w:rFonts w:asciiTheme="minorBidi" w:hAnsiTheme="minorBidi" w:cstheme="minorBidi"/>
        </w:rPr>
        <w:t>s</w:t>
      </w:r>
      <w:r w:rsidR="00411EE2" w:rsidRPr="002B7F5A">
        <w:rPr>
          <w:rFonts w:asciiTheme="minorBidi" w:hAnsiTheme="minorBidi" w:cstheme="minorBidi"/>
        </w:rPr>
        <w:t xml:space="preserve"> examination </w:t>
      </w:r>
      <w:r w:rsidR="007E6CCB" w:rsidRPr="002B7F5A">
        <w:rPr>
          <w:rFonts w:asciiTheme="minorBidi" w:hAnsiTheme="minorBidi" w:cstheme="minorBidi"/>
        </w:rPr>
        <w:t>using the Terason system and obtains</w:t>
      </w:r>
      <w:r w:rsidR="00411EE2" w:rsidRPr="002B7F5A">
        <w:rPr>
          <w:rFonts w:asciiTheme="minorBidi" w:hAnsiTheme="minorBidi" w:cstheme="minorBidi"/>
        </w:rPr>
        <w:t xml:space="preserve"> the same </w:t>
      </w:r>
      <w:r>
        <w:rPr>
          <w:rFonts w:asciiTheme="minorBidi" w:hAnsiTheme="minorBidi" w:cstheme="minorBidi"/>
        </w:rPr>
        <w:t>10</w:t>
      </w:r>
      <w:r w:rsidR="007E6CCB" w:rsidRPr="002B7F5A">
        <w:rPr>
          <w:rFonts w:asciiTheme="minorBidi" w:hAnsiTheme="minorBidi" w:cstheme="minorBidi"/>
        </w:rPr>
        <w:t xml:space="preserve"> </w:t>
      </w:r>
      <w:r w:rsidR="00411EE2" w:rsidRPr="002B7F5A">
        <w:rPr>
          <w:rFonts w:asciiTheme="minorBidi" w:hAnsiTheme="minorBidi" w:cstheme="minorBidi"/>
        </w:rPr>
        <w:t xml:space="preserve">views. </w:t>
      </w:r>
    </w:p>
    <w:p w14:paraId="61768C9A" w14:textId="77777777" w:rsidR="00411EE2" w:rsidRPr="002B7F5A" w:rsidRDefault="00411EE2" w:rsidP="00411EE2">
      <w:pPr>
        <w:pStyle w:val="NormalWeb"/>
        <w:spacing w:before="0" w:beforeAutospacing="0" w:after="0" w:afterAutospacing="0"/>
        <w:rPr>
          <w:rFonts w:asciiTheme="minorBidi" w:hAnsiTheme="minorBidi" w:cstheme="minorBidi"/>
        </w:rPr>
      </w:pPr>
    </w:p>
    <w:p w14:paraId="7EEEF72A" w14:textId="2D1BB603" w:rsidR="00B950C8" w:rsidRPr="00D71E45" w:rsidRDefault="006F0A27" w:rsidP="00D71E45">
      <w:pPr>
        <w:rPr>
          <w:ins w:id="72" w:author="Huskin, Anna" w:date="2018-10-04T18:19:00Z"/>
          <w:rFonts w:asciiTheme="minorBidi" w:hAnsiTheme="minorBidi" w:cstheme="minorBidi"/>
        </w:rPr>
      </w:pPr>
      <w:r>
        <w:rPr>
          <w:rFonts w:asciiTheme="minorBidi" w:hAnsiTheme="minorBidi" w:cstheme="minorBidi"/>
        </w:rPr>
        <w:t>Either just before or just f</w:t>
      </w:r>
      <w:r w:rsidR="00D71E45">
        <w:rPr>
          <w:rFonts w:asciiTheme="minorBidi" w:hAnsiTheme="minorBidi" w:cstheme="minorBidi"/>
        </w:rPr>
        <w:t xml:space="preserve">ollowing the </w:t>
      </w:r>
      <w:r>
        <w:rPr>
          <w:rFonts w:asciiTheme="minorBidi" w:hAnsiTheme="minorBidi" w:cstheme="minorBidi"/>
        </w:rPr>
        <w:t>reference</w:t>
      </w:r>
      <w:r w:rsidR="00D71E45">
        <w:rPr>
          <w:rFonts w:asciiTheme="minorBidi" w:hAnsiTheme="minorBidi" w:cstheme="minorBidi"/>
        </w:rPr>
        <w:t xml:space="preserve"> exam, the patients will unde</w:t>
      </w:r>
      <w:r>
        <w:rPr>
          <w:rFonts w:asciiTheme="minorBidi" w:hAnsiTheme="minorBidi" w:cstheme="minorBidi"/>
        </w:rPr>
        <w:t>r</w:t>
      </w:r>
      <w:r w:rsidR="00D71E45">
        <w:rPr>
          <w:rFonts w:asciiTheme="minorBidi" w:hAnsiTheme="minorBidi" w:cstheme="minorBidi"/>
        </w:rPr>
        <w:t>go their clinically indicated echocardiographic examination</w:t>
      </w:r>
      <w:r>
        <w:rPr>
          <w:rFonts w:asciiTheme="minorBidi" w:hAnsiTheme="minorBidi" w:cstheme="minorBidi"/>
        </w:rPr>
        <w:t>.</w:t>
      </w:r>
      <w:ins w:id="73" w:author="Huskin, Anna" w:date="2018-10-05T11:12:00Z">
        <w:r w:rsidR="00BD200E">
          <w:rPr>
            <w:rFonts w:asciiTheme="minorBidi" w:hAnsiTheme="minorBidi" w:cstheme="minorBidi"/>
          </w:rPr>
          <w:t xml:space="preserve">  </w:t>
        </w:r>
      </w:ins>
      <w:ins w:id="74" w:author="Huskin, Anna" w:date="2018-10-04T18:19:00Z">
        <w:r w:rsidR="00B950C8" w:rsidRPr="00B950C8">
          <w:rPr>
            <w:rFonts w:ascii="Arial" w:hAnsi="Arial" w:cs="Arial"/>
            <w:color w:val="000000"/>
          </w:rPr>
          <w:t xml:space="preserve"> </w:t>
        </w:r>
      </w:ins>
    </w:p>
    <w:p w14:paraId="6FD4EFC6" w14:textId="423D1528" w:rsidR="00C43395" w:rsidRPr="00B950C8" w:rsidRDefault="00C43395" w:rsidP="00D715D9">
      <w:pPr>
        <w:rPr>
          <w:rFonts w:asciiTheme="minorBidi" w:hAnsiTheme="minorBidi" w:cstheme="minorBidi"/>
        </w:rPr>
      </w:pPr>
    </w:p>
    <w:p w14:paraId="56FF679A" w14:textId="77777777" w:rsidR="00C43395" w:rsidRPr="002B7F5A" w:rsidRDefault="00C43395" w:rsidP="00D715D9">
      <w:pPr>
        <w:pStyle w:val="Heading1"/>
      </w:pPr>
      <w:bookmarkStart w:id="75" w:name="_Toc356525483"/>
      <w:bookmarkStart w:id="76" w:name="_Toc520280159"/>
      <w:r w:rsidRPr="002B7F5A">
        <w:t>Risk/Benefits</w:t>
      </w:r>
      <w:bookmarkEnd w:id="75"/>
      <w:bookmarkEnd w:id="76"/>
    </w:p>
    <w:p w14:paraId="1F3675B5" w14:textId="77777777" w:rsidR="00C43395" w:rsidRPr="002B7F5A" w:rsidRDefault="00C43395" w:rsidP="00C43395">
      <w:pPr>
        <w:pStyle w:val="Default"/>
        <w:rPr>
          <w:rFonts w:asciiTheme="minorBidi" w:hAnsiTheme="minorBidi" w:cstheme="minorBidi"/>
        </w:rPr>
      </w:pPr>
      <w:r w:rsidRPr="002B7F5A">
        <w:rPr>
          <w:rFonts w:asciiTheme="minorBidi" w:hAnsiTheme="minorBidi" w:cstheme="minorBidi"/>
        </w:rPr>
        <w:t xml:space="preserve">Ultrasound and </w:t>
      </w:r>
      <w:r w:rsidRPr="002B7F5A">
        <w:rPr>
          <w:rFonts w:asciiTheme="minorBidi" w:hAnsiTheme="minorBidi" w:cstheme="minorBidi"/>
          <w:bCs/>
        </w:rPr>
        <w:t>TTE</w:t>
      </w:r>
      <w:r w:rsidRPr="002B7F5A">
        <w:rPr>
          <w:rFonts w:asciiTheme="minorBidi" w:hAnsiTheme="minorBidi" w:cstheme="minorBidi"/>
        </w:rPr>
        <w:t xml:space="preserve"> pose no known risks to participants.  Subjects may not receive direct benefit from the study.  However, they may benefit from information generated from the TTE exams. In addition, others may benefit in the future if data collected in this study are shown to be useful for improving the quality of point-of-care echocardiogram examinations and in developing a point-of-care ultrasound device that improves the quality of these examinations.  This gain in knowledge is reasonably expected, as there are no datasets demonstrating the study objectives and pilot studies completed by the study sponsor indicate, with reasonable likelihood, that the expected outcomes will be achieved.</w:t>
      </w:r>
    </w:p>
    <w:p w14:paraId="074E76C6" w14:textId="77777777" w:rsidR="00037473" w:rsidRPr="002B7F5A" w:rsidRDefault="00037473" w:rsidP="00D715D9">
      <w:pPr>
        <w:pStyle w:val="Heading1"/>
      </w:pPr>
      <w:bookmarkStart w:id="77" w:name="_Toc520280160"/>
      <w:r w:rsidRPr="002B7F5A">
        <w:t>Sharing of Results with Participants</w:t>
      </w:r>
      <w:bookmarkEnd w:id="77"/>
      <w:r w:rsidRPr="002B7F5A">
        <w:t xml:space="preserve"> </w:t>
      </w:r>
    </w:p>
    <w:p w14:paraId="682F517C" w14:textId="12861BEE" w:rsidR="00037473" w:rsidRPr="002B7F5A" w:rsidRDefault="00037473" w:rsidP="00037473">
      <w:pPr>
        <w:rPr>
          <w:rFonts w:asciiTheme="minorBidi" w:hAnsiTheme="minorBidi" w:cstheme="minorBidi"/>
        </w:rPr>
      </w:pPr>
      <w:r w:rsidRPr="002B7F5A">
        <w:rPr>
          <w:rFonts w:asciiTheme="minorBidi" w:hAnsiTheme="minorBidi" w:cstheme="minorBidi"/>
        </w:rPr>
        <w:t xml:space="preserve">Individual echocardiographic finding will be shared with subjects’ primary care physicians.  Informed consent document will be placed in Study Tracker per NMHC </w:t>
      </w:r>
      <w:r w:rsidR="00064387">
        <w:rPr>
          <w:rFonts w:asciiTheme="minorBidi" w:hAnsiTheme="minorBidi" w:cstheme="minorBidi"/>
        </w:rPr>
        <w:t xml:space="preserve">and MHI </w:t>
      </w:r>
      <w:r w:rsidRPr="002B7F5A">
        <w:rPr>
          <w:rFonts w:asciiTheme="minorBidi" w:hAnsiTheme="minorBidi" w:cstheme="minorBidi"/>
        </w:rPr>
        <w:t xml:space="preserve">policy.  Study results will be posted on </w:t>
      </w:r>
      <w:hyperlink r:id="rId17" w:history="1">
        <w:r w:rsidRPr="002B7F5A">
          <w:rPr>
            <w:rStyle w:val="Hyperlink"/>
            <w:rFonts w:asciiTheme="minorBidi" w:hAnsiTheme="minorBidi" w:cstheme="minorBidi"/>
          </w:rPr>
          <w:t>www.clinicaltrials.gov</w:t>
        </w:r>
      </w:hyperlink>
    </w:p>
    <w:p w14:paraId="7A55EDCA" w14:textId="77777777" w:rsidR="009E7749" w:rsidRPr="002B7F5A" w:rsidRDefault="00C972A6" w:rsidP="009E7749">
      <w:pPr>
        <w:pStyle w:val="Heading1"/>
        <w:rPr>
          <w:rFonts w:asciiTheme="minorBidi" w:hAnsiTheme="minorBidi" w:cstheme="minorBidi"/>
          <w:szCs w:val="24"/>
        </w:rPr>
      </w:pPr>
      <w:bookmarkStart w:id="78" w:name="_Toc509414741"/>
      <w:bookmarkStart w:id="79" w:name="_Toc356525501"/>
      <w:bookmarkStart w:id="80" w:name="_Toc520280161"/>
      <w:bookmarkEnd w:id="78"/>
      <w:r w:rsidRPr="002B7F5A">
        <w:rPr>
          <w:rFonts w:asciiTheme="minorBidi" w:hAnsiTheme="minorBidi" w:cstheme="minorBidi"/>
          <w:szCs w:val="24"/>
        </w:rPr>
        <w:t>Statistical Procedures</w:t>
      </w:r>
      <w:bookmarkEnd w:id="79"/>
      <w:bookmarkEnd w:id="80"/>
    </w:p>
    <w:p w14:paraId="4D90663A" w14:textId="26954CC1" w:rsidR="009E7749" w:rsidRPr="002B7F5A" w:rsidRDefault="005868E8" w:rsidP="009E7749">
      <w:pPr>
        <w:pStyle w:val="Heading2"/>
        <w:rPr>
          <w:rFonts w:asciiTheme="minorBidi" w:hAnsiTheme="minorBidi" w:cstheme="minorBidi"/>
          <w:szCs w:val="24"/>
        </w:rPr>
      </w:pPr>
      <w:r>
        <w:rPr>
          <w:rFonts w:asciiTheme="minorBidi" w:hAnsiTheme="minorBidi" w:cstheme="minorBidi"/>
          <w:szCs w:val="24"/>
        </w:rPr>
        <w:t>Parameters</w:t>
      </w:r>
    </w:p>
    <w:p w14:paraId="752D1E9F" w14:textId="77777777" w:rsidR="00AF20A0" w:rsidRDefault="00AF20A0" w:rsidP="00FB403D">
      <w:pPr>
        <w:rPr>
          <w:rFonts w:asciiTheme="minorBidi" w:hAnsiTheme="minorBidi" w:cstheme="minorBidi"/>
        </w:rPr>
      </w:pPr>
    </w:p>
    <w:p w14:paraId="7277186F" w14:textId="77777777" w:rsidR="00AF20A0" w:rsidRPr="005868E8" w:rsidRDefault="00AF20A0" w:rsidP="00AF20A0">
      <w:pPr>
        <w:pStyle w:val="Heading2"/>
        <w:numPr>
          <w:ilvl w:val="0"/>
          <w:numId w:val="0"/>
        </w:numPr>
        <w:tabs>
          <w:tab w:val="left" w:pos="1440"/>
        </w:tabs>
        <w:spacing w:before="120" w:after="240" w:line="264" w:lineRule="auto"/>
        <w:jc w:val="left"/>
        <w:rPr>
          <w:rFonts w:cs="Arial"/>
          <w:lang w:val="en"/>
        </w:rPr>
      </w:pPr>
      <w:bookmarkStart w:id="81" w:name="_Toc526486844"/>
      <w:r w:rsidRPr="005868E8">
        <w:rPr>
          <w:rFonts w:cs="Arial"/>
          <w:lang w:val="en"/>
        </w:rPr>
        <w:t>Patient-Level Diagnostic Quality in a Limited Echo Exam</w:t>
      </w:r>
      <w:bookmarkEnd w:id="81"/>
    </w:p>
    <w:p w14:paraId="5DF15129" w14:textId="77777777" w:rsidR="00AF20A0" w:rsidRPr="005868E8" w:rsidRDefault="00AF20A0" w:rsidP="00AF20A0">
      <w:pPr>
        <w:rPr>
          <w:rFonts w:ascii="Arial" w:hAnsi="Arial" w:cs="Arial"/>
          <w:lang w:val="en"/>
        </w:rPr>
      </w:pPr>
      <w:proofErr w:type="spellStart"/>
      <w:r w:rsidRPr="005868E8">
        <w:rPr>
          <w:rFonts w:ascii="Arial" w:hAnsi="Arial" w:cs="Arial"/>
          <w:lang w:val="en"/>
        </w:rPr>
        <w:t>EchoGPS</w:t>
      </w:r>
      <w:proofErr w:type="spellEnd"/>
      <w:r w:rsidRPr="005868E8">
        <w:rPr>
          <w:rFonts w:ascii="Arial" w:hAnsi="Arial" w:cs="Arial"/>
          <w:lang w:val="en"/>
        </w:rPr>
        <w:t xml:space="preserve"> is designed to provide a specific set of 2D (B-mode) images for ten (10) standard cardiac views.  While this is not a full echo exam that might include other scanning modes such as Color Flow Mapping and spectral Doppler, it will provide the imaging needed for the most common study protocols that would be relevant in a point-of-care environment.  </w:t>
      </w:r>
    </w:p>
    <w:p w14:paraId="0DC36F09" w14:textId="77777777" w:rsidR="00AF20A0" w:rsidRPr="005868E8" w:rsidRDefault="00AF20A0" w:rsidP="00AF20A0">
      <w:pPr>
        <w:rPr>
          <w:rFonts w:ascii="Arial" w:hAnsi="Arial" w:cs="Arial"/>
          <w:lang w:val="en"/>
        </w:rPr>
      </w:pPr>
    </w:p>
    <w:p w14:paraId="1D875748" w14:textId="037E8B48" w:rsidR="00AF20A0" w:rsidRPr="005868E8" w:rsidRDefault="00DC19CC" w:rsidP="00AF20A0">
      <w:pPr>
        <w:rPr>
          <w:rFonts w:ascii="Arial" w:hAnsi="Arial" w:cs="Arial"/>
          <w:lang w:val="en"/>
        </w:rPr>
      </w:pPr>
      <w:r>
        <w:rPr>
          <w:rFonts w:ascii="Arial" w:hAnsi="Arial" w:cs="Arial"/>
          <w:lang w:val="en"/>
        </w:rPr>
        <w:lastRenderedPageBreak/>
        <w:t>The</w:t>
      </w:r>
      <w:r w:rsidR="00AF20A0" w:rsidRPr="005868E8">
        <w:rPr>
          <w:rFonts w:ascii="Arial" w:hAnsi="Arial" w:cs="Arial"/>
          <w:lang w:val="en"/>
        </w:rPr>
        <w:t xml:space="preserve"> primary endpoints </w:t>
      </w:r>
      <w:r>
        <w:rPr>
          <w:rFonts w:ascii="Arial" w:hAnsi="Arial" w:cs="Arial"/>
          <w:lang w:val="en"/>
        </w:rPr>
        <w:t xml:space="preserve">in this study </w:t>
      </w:r>
      <w:r w:rsidR="00AF20A0" w:rsidRPr="005868E8">
        <w:rPr>
          <w:rFonts w:ascii="Arial" w:hAnsi="Arial" w:cs="Arial"/>
          <w:lang w:val="en"/>
        </w:rPr>
        <w:t xml:space="preserve">evaluate the effectiveness of the </w:t>
      </w:r>
      <w:proofErr w:type="spellStart"/>
      <w:r w:rsidR="00AF20A0" w:rsidRPr="005868E8">
        <w:rPr>
          <w:rFonts w:ascii="Arial" w:hAnsi="Arial" w:cs="Arial"/>
          <w:lang w:val="en"/>
        </w:rPr>
        <w:t>EchoGPS</w:t>
      </w:r>
      <w:proofErr w:type="spellEnd"/>
      <w:r w:rsidR="00AF20A0" w:rsidRPr="005868E8">
        <w:rPr>
          <w:rFonts w:ascii="Arial" w:hAnsi="Arial" w:cs="Arial"/>
          <w:lang w:val="en"/>
        </w:rPr>
        <w:t xml:space="preserve"> in enabling RNs to acquire images that answer a core set of clinical parameters</w:t>
      </w:r>
      <w:r>
        <w:rPr>
          <w:rFonts w:ascii="Arial" w:hAnsi="Arial" w:cs="Arial"/>
          <w:lang w:val="en"/>
        </w:rPr>
        <w:t xml:space="preserve"> </w:t>
      </w:r>
      <w:r w:rsidR="00AF20A0" w:rsidRPr="005868E8">
        <w:rPr>
          <w:rFonts w:ascii="Arial" w:hAnsi="Arial" w:cs="Arial"/>
          <w:lang w:val="en"/>
        </w:rPr>
        <w:t xml:space="preserve">in </w:t>
      </w:r>
      <w:r w:rsidR="00AF20A0" w:rsidRPr="005868E8">
        <w:rPr>
          <w:rFonts w:ascii="Arial" w:hAnsi="Arial" w:cs="Arial"/>
          <w:b/>
          <w:lang w:val="en"/>
        </w:rPr>
        <w:t>Table 1</w:t>
      </w:r>
      <w:r w:rsidR="00AF20A0" w:rsidRPr="005868E8">
        <w:rPr>
          <w:rFonts w:ascii="Arial" w:hAnsi="Arial" w:cs="Arial"/>
          <w:lang w:val="en"/>
        </w:rPr>
        <w:t>:</w:t>
      </w:r>
    </w:p>
    <w:p w14:paraId="6C2C22AC" w14:textId="77777777" w:rsidR="00AF20A0" w:rsidRPr="005868E8" w:rsidRDefault="00AF20A0" w:rsidP="00AF20A0">
      <w:pPr>
        <w:rPr>
          <w:rFonts w:ascii="Arial" w:hAnsi="Arial" w:cs="Arial"/>
          <w:lang w:val="en"/>
        </w:rPr>
      </w:pPr>
    </w:p>
    <w:p w14:paraId="743AFF31" w14:textId="43FC630E" w:rsidR="00AF20A0" w:rsidRPr="005868E8" w:rsidRDefault="00AF20A0" w:rsidP="00AF20A0">
      <w:pPr>
        <w:jc w:val="center"/>
        <w:rPr>
          <w:rFonts w:ascii="Arial" w:hAnsi="Arial" w:cs="Arial"/>
          <w:b/>
          <w:lang w:val="en"/>
        </w:rPr>
      </w:pPr>
      <w:r w:rsidRPr="005868E8">
        <w:rPr>
          <w:rFonts w:ascii="Arial" w:hAnsi="Arial" w:cs="Arial"/>
          <w:b/>
          <w:lang w:val="en"/>
        </w:rPr>
        <w:t>Table 1: Patient-Level Success Criteria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3780"/>
      </w:tblGrid>
      <w:tr w:rsidR="00AF20A0" w:rsidRPr="005868E8" w14:paraId="3BB13446" w14:textId="77777777" w:rsidTr="000B287C">
        <w:trPr>
          <w:jc w:val="center"/>
        </w:trPr>
        <w:tc>
          <w:tcPr>
            <w:tcW w:w="2448" w:type="dxa"/>
            <w:shd w:val="clear" w:color="auto" w:fill="D9D9D9"/>
            <w:vAlign w:val="center"/>
          </w:tcPr>
          <w:p w14:paraId="165CEB6C" w14:textId="77777777" w:rsidR="00AF20A0" w:rsidRPr="005868E8" w:rsidRDefault="00AF20A0" w:rsidP="000B287C">
            <w:pPr>
              <w:jc w:val="center"/>
              <w:rPr>
                <w:rFonts w:ascii="Arial" w:eastAsia="PMingLiU" w:hAnsi="Arial" w:cs="Arial"/>
                <w:b/>
                <w:szCs w:val="22"/>
                <w:lang w:val="en"/>
              </w:rPr>
            </w:pPr>
            <w:r w:rsidRPr="005868E8">
              <w:rPr>
                <w:rFonts w:ascii="Arial" w:eastAsia="PMingLiU" w:hAnsi="Arial" w:cs="Arial"/>
                <w:b/>
                <w:szCs w:val="22"/>
                <w:lang w:val="en"/>
              </w:rPr>
              <w:t>Parameter</w:t>
            </w:r>
          </w:p>
        </w:tc>
        <w:tc>
          <w:tcPr>
            <w:tcW w:w="3780" w:type="dxa"/>
            <w:shd w:val="clear" w:color="auto" w:fill="D9D9D9"/>
            <w:vAlign w:val="center"/>
          </w:tcPr>
          <w:p w14:paraId="05C04204" w14:textId="77777777" w:rsidR="00AF20A0" w:rsidRPr="005868E8" w:rsidRDefault="00AF20A0" w:rsidP="000B287C">
            <w:pPr>
              <w:jc w:val="center"/>
              <w:rPr>
                <w:rFonts w:ascii="Arial" w:eastAsia="PMingLiU" w:hAnsi="Arial" w:cs="Arial"/>
                <w:b/>
                <w:szCs w:val="22"/>
                <w:lang w:val="en"/>
              </w:rPr>
            </w:pPr>
            <w:r w:rsidRPr="005868E8">
              <w:rPr>
                <w:rFonts w:ascii="Arial" w:eastAsia="PMingLiU" w:hAnsi="Arial" w:cs="Arial"/>
                <w:b/>
                <w:szCs w:val="22"/>
                <w:lang w:val="en"/>
              </w:rPr>
              <w:t>Description</w:t>
            </w:r>
          </w:p>
        </w:tc>
      </w:tr>
      <w:tr w:rsidR="00AF20A0" w:rsidRPr="005868E8" w14:paraId="68FD8BC2" w14:textId="77777777" w:rsidTr="000B287C">
        <w:trPr>
          <w:jc w:val="center"/>
        </w:trPr>
        <w:tc>
          <w:tcPr>
            <w:tcW w:w="2448" w:type="dxa"/>
            <w:shd w:val="clear" w:color="auto" w:fill="auto"/>
            <w:vAlign w:val="center"/>
          </w:tcPr>
          <w:p w14:paraId="182F2A56" w14:textId="77777777" w:rsidR="00AF20A0" w:rsidRPr="005868E8" w:rsidRDefault="00AF20A0" w:rsidP="000B287C">
            <w:pPr>
              <w:rPr>
                <w:rFonts w:ascii="Arial" w:eastAsia="PMingLiU" w:hAnsi="Arial" w:cs="Arial"/>
                <w:b/>
                <w:szCs w:val="22"/>
                <w:lang w:val="en"/>
              </w:rPr>
            </w:pPr>
            <w:r w:rsidRPr="005868E8">
              <w:rPr>
                <w:rFonts w:ascii="Arial" w:eastAsia="PMingLiU" w:hAnsi="Arial" w:cs="Arial"/>
                <w:b/>
                <w:szCs w:val="22"/>
                <w:lang w:val="en"/>
              </w:rPr>
              <w:t>Qualitative Assessment of Left Ventricular Size</w:t>
            </w:r>
          </w:p>
        </w:tc>
        <w:tc>
          <w:tcPr>
            <w:tcW w:w="3780" w:type="dxa"/>
            <w:shd w:val="clear" w:color="auto" w:fill="auto"/>
            <w:vAlign w:val="center"/>
          </w:tcPr>
          <w:p w14:paraId="6477F4F7" w14:textId="77777777" w:rsidR="00AF20A0" w:rsidRPr="005868E8" w:rsidRDefault="00AF20A0" w:rsidP="000B287C">
            <w:pPr>
              <w:rPr>
                <w:rFonts w:ascii="Arial" w:eastAsia="PMingLiU" w:hAnsi="Arial" w:cs="Arial"/>
                <w:szCs w:val="22"/>
                <w:lang w:val="en"/>
              </w:rPr>
            </w:pPr>
            <w:r w:rsidRPr="005868E8">
              <w:rPr>
                <w:rFonts w:ascii="Arial" w:eastAsia="PMingLiU" w:hAnsi="Arial" w:cs="Arial"/>
                <w:szCs w:val="22"/>
                <w:lang w:val="en"/>
              </w:rPr>
              <w:t>Can perform qualitative assessment of left ventricular size and determine if normal or dilated.</w:t>
            </w:r>
          </w:p>
        </w:tc>
      </w:tr>
      <w:tr w:rsidR="00AF20A0" w:rsidRPr="005868E8" w14:paraId="543B6F07" w14:textId="77777777" w:rsidTr="000B287C">
        <w:trPr>
          <w:jc w:val="center"/>
        </w:trPr>
        <w:tc>
          <w:tcPr>
            <w:tcW w:w="2448" w:type="dxa"/>
            <w:shd w:val="clear" w:color="auto" w:fill="auto"/>
            <w:vAlign w:val="center"/>
          </w:tcPr>
          <w:p w14:paraId="61E77E1F" w14:textId="77777777" w:rsidR="00AF20A0" w:rsidRPr="005868E8" w:rsidRDefault="00AF20A0" w:rsidP="000B287C">
            <w:pPr>
              <w:rPr>
                <w:rFonts w:ascii="Arial" w:eastAsia="PMingLiU" w:hAnsi="Arial" w:cs="Arial"/>
                <w:b/>
                <w:szCs w:val="22"/>
                <w:lang w:val="en"/>
              </w:rPr>
            </w:pPr>
            <w:r w:rsidRPr="005868E8">
              <w:rPr>
                <w:rFonts w:ascii="Arial" w:eastAsia="PMingLiU" w:hAnsi="Arial" w:cs="Arial"/>
                <w:b/>
                <w:szCs w:val="22"/>
                <w:lang w:val="en"/>
              </w:rPr>
              <w:t>Qualitative Assessment of Global Left Ventricular Function</w:t>
            </w:r>
          </w:p>
        </w:tc>
        <w:tc>
          <w:tcPr>
            <w:tcW w:w="3780" w:type="dxa"/>
            <w:shd w:val="clear" w:color="auto" w:fill="auto"/>
            <w:vAlign w:val="center"/>
          </w:tcPr>
          <w:p w14:paraId="08DE53A4" w14:textId="77777777" w:rsidR="00AF20A0" w:rsidRPr="005868E8" w:rsidRDefault="00AF20A0" w:rsidP="000B287C">
            <w:pPr>
              <w:rPr>
                <w:rFonts w:ascii="Arial" w:eastAsia="PMingLiU" w:hAnsi="Arial" w:cs="Arial"/>
                <w:szCs w:val="22"/>
                <w:lang w:val="en"/>
              </w:rPr>
            </w:pPr>
            <w:r w:rsidRPr="005868E8">
              <w:rPr>
                <w:rFonts w:ascii="Arial" w:eastAsia="PMingLiU" w:hAnsi="Arial" w:cs="Arial"/>
                <w:szCs w:val="22"/>
                <w:lang w:val="en"/>
              </w:rPr>
              <w:t>Can perform qualitative assessment of global left ventricular function and determine if hyperdynamic, normal, reduced, or severely reduced.</w:t>
            </w:r>
          </w:p>
        </w:tc>
      </w:tr>
      <w:tr w:rsidR="00AF20A0" w:rsidRPr="005868E8" w14:paraId="71BB6482" w14:textId="77777777" w:rsidTr="000B287C">
        <w:trPr>
          <w:jc w:val="center"/>
        </w:trPr>
        <w:tc>
          <w:tcPr>
            <w:tcW w:w="2448" w:type="dxa"/>
            <w:shd w:val="clear" w:color="auto" w:fill="auto"/>
            <w:vAlign w:val="center"/>
          </w:tcPr>
          <w:p w14:paraId="071F3F15" w14:textId="77777777" w:rsidR="00AF20A0" w:rsidRPr="005868E8" w:rsidRDefault="00AF20A0" w:rsidP="000B287C">
            <w:pPr>
              <w:rPr>
                <w:rFonts w:ascii="Arial" w:eastAsia="PMingLiU" w:hAnsi="Arial" w:cs="Arial"/>
                <w:b/>
                <w:szCs w:val="22"/>
                <w:lang w:val="en"/>
              </w:rPr>
            </w:pPr>
            <w:r w:rsidRPr="005868E8">
              <w:rPr>
                <w:rFonts w:ascii="Arial" w:eastAsia="PMingLiU" w:hAnsi="Arial" w:cs="Arial"/>
                <w:b/>
                <w:szCs w:val="22"/>
                <w:lang w:val="en"/>
              </w:rPr>
              <w:t>Qualitative Assessment of Right Ventricular Size</w:t>
            </w:r>
          </w:p>
        </w:tc>
        <w:tc>
          <w:tcPr>
            <w:tcW w:w="3780" w:type="dxa"/>
            <w:shd w:val="clear" w:color="auto" w:fill="auto"/>
            <w:vAlign w:val="center"/>
          </w:tcPr>
          <w:p w14:paraId="54C3AC72" w14:textId="77777777" w:rsidR="00AF20A0" w:rsidRPr="005868E8" w:rsidRDefault="00AF20A0" w:rsidP="000B287C">
            <w:pPr>
              <w:rPr>
                <w:rFonts w:ascii="Arial" w:eastAsia="PMingLiU" w:hAnsi="Arial" w:cs="Arial"/>
                <w:szCs w:val="22"/>
                <w:lang w:val="en"/>
              </w:rPr>
            </w:pPr>
            <w:r w:rsidRPr="005868E8">
              <w:rPr>
                <w:rFonts w:ascii="Arial" w:eastAsia="PMingLiU" w:hAnsi="Arial" w:cs="Arial"/>
                <w:szCs w:val="22"/>
                <w:lang w:val="en"/>
              </w:rPr>
              <w:t>Can perform qualitative assessment of right ventricular size and determine if normal or dilated.</w:t>
            </w:r>
          </w:p>
        </w:tc>
      </w:tr>
      <w:tr w:rsidR="00AF20A0" w:rsidRPr="005868E8" w14:paraId="445FE99F" w14:textId="77777777" w:rsidTr="000B287C">
        <w:trPr>
          <w:jc w:val="center"/>
        </w:trPr>
        <w:tc>
          <w:tcPr>
            <w:tcW w:w="2448" w:type="dxa"/>
            <w:shd w:val="clear" w:color="auto" w:fill="auto"/>
            <w:vAlign w:val="center"/>
          </w:tcPr>
          <w:p w14:paraId="3D0BB9ED" w14:textId="77777777" w:rsidR="00AF20A0" w:rsidRPr="005868E8" w:rsidRDefault="00AF20A0" w:rsidP="000B287C">
            <w:pPr>
              <w:rPr>
                <w:rFonts w:ascii="Arial" w:eastAsia="PMingLiU" w:hAnsi="Arial" w:cs="Arial"/>
                <w:b/>
                <w:szCs w:val="22"/>
                <w:lang w:val="en"/>
              </w:rPr>
            </w:pPr>
            <w:r w:rsidRPr="005868E8">
              <w:rPr>
                <w:rFonts w:ascii="Arial" w:eastAsia="PMingLiU" w:hAnsi="Arial" w:cs="Arial"/>
                <w:b/>
                <w:szCs w:val="22"/>
                <w:lang w:val="en"/>
              </w:rPr>
              <w:t>Qualitative Assessment of Pericardial Effusion</w:t>
            </w:r>
          </w:p>
        </w:tc>
        <w:tc>
          <w:tcPr>
            <w:tcW w:w="3780" w:type="dxa"/>
            <w:shd w:val="clear" w:color="auto" w:fill="auto"/>
            <w:vAlign w:val="center"/>
          </w:tcPr>
          <w:p w14:paraId="05E885C1" w14:textId="77777777" w:rsidR="00AF20A0" w:rsidRPr="005868E8" w:rsidRDefault="00AF20A0" w:rsidP="000B287C">
            <w:pPr>
              <w:rPr>
                <w:rFonts w:ascii="Arial" w:eastAsia="PMingLiU" w:hAnsi="Arial" w:cs="Arial"/>
                <w:szCs w:val="22"/>
                <w:lang w:val="en"/>
              </w:rPr>
            </w:pPr>
            <w:r w:rsidRPr="005868E8">
              <w:rPr>
                <w:rFonts w:ascii="Arial" w:eastAsia="PMingLiU" w:hAnsi="Arial" w:cs="Arial"/>
                <w:szCs w:val="22"/>
                <w:lang w:val="en"/>
              </w:rPr>
              <w:t>Can qualitatively assess the presence or absence of pericardial effusion.</w:t>
            </w:r>
          </w:p>
        </w:tc>
      </w:tr>
    </w:tbl>
    <w:p w14:paraId="2E924E8E" w14:textId="77777777" w:rsidR="00AF20A0" w:rsidRPr="005868E8" w:rsidRDefault="00AF20A0" w:rsidP="00AF20A0">
      <w:pPr>
        <w:rPr>
          <w:rFonts w:ascii="Arial" w:hAnsi="Arial" w:cs="Arial"/>
          <w:lang w:val="en"/>
        </w:rPr>
      </w:pPr>
    </w:p>
    <w:p w14:paraId="3DDC769A" w14:textId="77777777" w:rsidR="00AF20A0" w:rsidRPr="005868E8" w:rsidRDefault="00AF20A0" w:rsidP="00AF20A0">
      <w:pPr>
        <w:rPr>
          <w:rFonts w:ascii="Arial" w:hAnsi="Arial" w:cs="Arial"/>
          <w:lang w:val="en"/>
        </w:rPr>
      </w:pPr>
      <w:r w:rsidRPr="005868E8">
        <w:rPr>
          <w:rFonts w:ascii="Arial" w:hAnsi="Arial" w:cs="Arial"/>
          <w:lang w:val="en"/>
        </w:rPr>
        <w:t xml:space="preserve">These criteria allow for an assessment of whether the </w:t>
      </w:r>
      <w:proofErr w:type="spellStart"/>
      <w:r w:rsidRPr="005868E8">
        <w:rPr>
          <w:rFonts w:ascii="Arial" w:hAnsi="Arial" w:cs="Arial"/>
          <w:lang w:val="en"/>
        </w:rPr>
        <w:t>EchoGPS</w:t>
      </w:r>
      <w:proofErr w:type="spellEnd"/>
      <w:r w:rsidRPr="005868E8">
        <w:rPr>
          <w:rFonts w:ascii="Arial" w:hAnsi="Arial" w:cs="Arial"/>
          <w:lang w:val="en"/>
        </w:rPr>
        <w:t xml:space="preserve"> software produces images that are of sufficient quality to perform common clinical assessments of cardiac function.  These provide a representative sampling of the types of assessments that are expected to be useful in the clinical settings in which </w:t>
      </w:r>
      <w:proofErr w:type="spellStart"/>
      <w:r w:rsidRPr="005868E8">
        <w:rPr>
          <w:rFonts w:ascii="Arial" w:hAnsi="Arial" w:cs="Arial"/>
          <w:lang w:val="en"/>
        </w:rPr>
        <w:t>EchoGPS</w:t>
      </w:r>
      <w:proofErr w:type="spellEnd"/>
      <w:r w:rsidRPr="005868E8">
        <w:rPr>
          <w:rFonts w:ascii="Arial" w:hAnsi="Arial" w:cs="Arial"/>
          <w:lang w:val="en"/>
        </w:rPr>
        <w:t xml:space="preserve"> would be used (e.g., cardiology office, primary care, emergency department, etc.) </w:t>
      </w:r>
    </w:p>
    <w:p w14:paraId="4DBEC3B1" w14:textId="77777777" w:rsidR="00AF20A0" w:rsidRPr="005868E8" w:rsidRDefault="00AF20A0" w:rsidP="00AF20A0">
      <w:pPr>
        <w:rPr>
          <w:rFonts w:ascii="Arial" w:hAnsi="Arial" w:cs="Arial"/>
          <w:b/>
          <w:lang w:val="en"/>
        </w:rPr>
      </w:pPr>
    </w:p>
    <w:p w14:paraId="2A663DA9" w14:textId="4753D48E" w:rsidR="00AF20A0" w:rsidRPr="005868E8" w:rsidRDefault="00AF20A0" w:rsidP="00AF20A0">
      <w:pPr>
        <w:rPr>
          <w:rFonts w:ascii="Arial" w:hAnsi="Arial" w:cs="Arial"/>
          <w:lang w:val="en"/>
        </w:rPr>
      </w:pPr>
      <w:r w:rsidRPr="005868E8">
        <w:rPr>
          <w:rFonts w:ascii="Arial" w:hAnsi="Arial" w:cs="Arial"/>
          <w:lang w:val="en"/>
        </w:rPr>
        <w:t>In addition, as secondary endpoints we will evaluate:</w:t>
      </w:r>
    </w:p>
    <w:p w14:paraId="2F584680" w14:textId="77777777" w:rsidR="00AF20A0" w:rsidRPr="005868E8" w:rsidRDefault="00AF20A0" w:rsidP="00AF20A0">
      <w:pPr>
        <w:rPr>
          <w:rFonts w:ascii="Arial" w:hAnsi="Arial" w:cs="Arial"/>
          <w:lang w:val="en"/>
        </w:rPr>
      </w:pPr>
    </w:p>
    <w:p w14:paraId="689568A0" w14:textId="77777777" w:rsidR="00AF20A0" w:rsidRPr="005868E8" w:rsidRDefault="00AF20A0" w:rsidP="00660EC6">
      <w:pPr>
        <w:numPr>
          <w:ilvl w:val="0"/>
          <w:numId w:val="15"/>
        </w:numPr>
        <w:tabs>
          <w:tab w:val="left" w:pos="1080"/>
        </w:tabs>
        <w:spacing w:line="264" w:lineRule="auto"/>
        <w:rPr>
          <w:rFonts w:ascii="Arial" w:hAnsi="Arial" w:cs="Arial"/>
          <w:lang w:val="en"/>
        </w:rPr>
      </w:pPr>
      <w:r w:rsidRPr="005868E8">
        <w:rPr>
          <w:rFonts w:ascii="Arial" w:hAnsi="Arial" w:cs="Arial"/>
          <w:lang w:val="en"/>
        </w:rPr>
        <w:t>Qualitative assessment of IVC size</w:t>
      </w:r>
    </w:p>
    <w:p w14:paraId="46DBB0F2" w14:textId="77777777" w:rsidR="00AF20A0" w:rsidRPr="005868E8" w:rsidRDefault="00AF20A0" w:rsidP="00660EC6">
      <w:pPr>
        <w:numPr>
          <w:ilvl w:val="0"/>
          <w:numId w:val="15"/>
        </w:numPr>
        <w:tabs>
          <w:tab w:val="left" w:pos="1080"/>
        </w:tabs>
        <w:spacing w:line="264" w:lineRule="auto"/>
        <w:rPr>
          <w:rFonts w:ascii="Arial" w:hAnsi="Arial" w:cs="Arial"/>
          <w:lang w:val="en"/>
        </w:rPr>
      </w:pPr>
      <w:r w:rsidRPr="005868E8">
        <w:rPr>
          <w:rFonts w:ascii="Arial" w:hAnsi="Arial" w:cs="Arial"/>
          <w:lang w:val="en"/>
        </w:rPr>
        <w:t>Qualitative assessment of RV function</w:t>
      </w:r>
    </w:p>
    <w:p w14:paraId="75200030" w14:textId="77777777" w:rsidR="00AF20A0" w:rsidRPr="005868E8" w:rsidRDefault="00AF20A0" w:rsidP="00660EC6">
      <w:pPr>
        <w:numPr>
          <w:ilvl w:val="0"/>
          <w:numId w:val="15"/>
        </w:numPr>
        <w:tabs>
          <w:tab w:val="left" w:pos="1080"/>
        </w:tabs>
        <w:spacing w:line="264" w:lineRule="auto"/>
        <w:rPr>
          <w:rFonts w:ascii="Arial" w:hAnsi="Arial" w:cs="Arial"/>
          <w:lang w:val="en"/>
        </w:rPr>
      </w:pPr>
      <w:r w:rsidRPr="005868E8">
        <w:rPr>
          <w:rFonts w:ascii="Arial" w:hAnsi="Arial" w:cs="Arial"/>
          <w:lang w:val="en"/>
        </w:rPr>
        <w:t>Qualitative assessment of LA size</w:t>
      </w:r>
    </w:p>
    <w:p w14:paraId="67B42E31" w14:textId="77777777" w:rsidR="00AF20A0" w:rsidRPr="005868E8" w:rsidRDefault="00AF20A0" w:rsidP="00660EC6">
      <w:pPr>
        <w:numPr>
          <w:ilvl w:val="0"/>
          <w:numId w:val="15"/>
        </w:numPr>
        <w:tabs>
          <w:tab w:val="left" w:pos="1080"/>
        </w:tabs>
        <w:spacing w:line="264" w:lineRule="auto"/>
        <w:rPr>
          <w:rFonts w:ascii="Arial" w:hAnsi="Arial" w:cs="Arial"/>
          <w:lang w:val="en"/>
        </w:rPr>
      </w:pPr>
      <w:r w:rsidRPr="005868E8">
        <w:rPr>
          <w:rFonts w:ascii="Arial" w:hAnsi="Arial" w:cs="Arial"/>
          <w:lang w:val="en"/>
        </w:rPr>
        <w:t>Qualitative assessment of aortic valve, mitral valve, and tricuspid valve</w:t>
      </w:r>
    </w:p>
    <w:p w14:paraId="065CF847" w14:textId="77777777" w:rsidR="00AF20A0" w:rsidRPr="005868E8" w:rsidRDefault="00AF20A0" w:rsidP="00AF20A0">
      <w:pPr>
        <w:rPr>
          <w:rFonts w:ascii="Arial" w:hAnsi="Arial" w:cs="Arial"/>
          <w:b/>
          <w:lang w:val="en"/>
        </w:rPr>
      </w:pPr>
    </w:p>
    <w:p w14:paraId="1436545F" w14:textId="77777777" w:rsidR="00AF20A0" w:rsidRPr="005868E8" w:rsidRDefault="00AF20A0" w:rsidP="00AF20A0">
      <w:pPr>
        <w:rPr>
          <w:rFonts w:ascii="Arial" w:hAnsi="Arial" w:cs="Arial"/>
          <w:lang w:val="en"/>
        </w:rPr>
      </w:pPr>
    </w:p>
    <w:p w14:paraId="034F6ED2" w14:textId="32BC992B" w:rsidR="00AF20A0" w:rsidRPr="005868E8" w:rsidRDefault="00AF20A0" w:rsidP="00AF20A0">
      <w:pPr>
        <w:rPr>
          <w:rFonts w:ascii="Arial" w:hAnsi="Arial" w:cs="Arial"/>
          <w:lang w:val="en"/>
        </w:rPr>
      </w:pPr>
      <w:r w:rsidRPr="005868E8">
        <w:rPr>
          <w:rFonts w:ascii="Arial" w:hAnsi="Arial" w:cs="Arial"/>
          <w:b/>
          <w:lang w:val="en"/>
        </w:rPr>
        <w:t xml:space="preserve">Table 2 </w:t>
      </w:r>
      <w:r w:rsidRPr="005868E8">
        <w:rPr>
          <w:rFonts w:ascii="Arial" w:hAnsi="Arial" w:cs="Arial"/>
          <w:lang w:val="en"/>
        </w:rPr>
        <w:t xml:space="preserve">below shows which standard views are useful for assessing each of the core items discussed above. </w:t>
      </w:r>
    </w:p>
    <w:p w14:paraId="084CE3FC" w14:textId="77777777" w:rsidR="00AF20A0" w:rsidRPr="005868E8" w:rsidRDefault="00AF20A0" w:rsidP="00AF20A0">
      <w:pPr>
        <w:rPr>
          <w:rFonts w:ascii="Arial" w:hAnsi="Arial" w:cs="Arial"/>
          <w:lang w:val="en"/>
        </w:rPr>
      </w:pPr>
    </w:p>
    <w:p w14:paraId="59A0DD10" w14:textId="0A5FAAF6" w:rsidR="00AF20A0" w:rsidRPr="005868E8" w:rsidRDefault="00AF20A0" w:rsidP="00AF20A0">
      <w:pPr>
        <w:rPr>
          <w:rFonts w:ascii="Arial" w:hAnsi="Arial" w:cs="Arial"/>
          <w:b/>
          <w:lang w:val="en"/>
        </w:rPr>
      </w:pPr>
      <w:r w:rsidRPr="005868E8">
        <w:rPr>
          <w:rFonts w:ascii="Arial" w:hAnsi="Arial" w:cs="Arial"/>
          <w:b/>
          <w:lang w:val="en"/>
        </w:rPr>
        <w:t>Table 2: Features/Functionality Visible in Standard Views</w:t>
      </w:r>
    </w:p>
    <w:p w14:paraId="132E656E" w14:textId="75F5DA11" w:rsidR="005868E8" w:rsidRPr="005868E8" w:rsidRDefault="005868E8" w:rsidP="00AF20A0">
      <w:pPr>
        <w:rPr>
          <w:rFonts w:ascii="Arial" w:hAnsi="Arial" w:cs="Arial"/>
          <w:lang w:val="en"/>
        </w:rPr>
      </w:pPr>
    </w:p>
    <w:p w14:paraId="73BBA559" w14:textId="77777777" w:rsidR="005868E8" w:rsidRPr="005868E8" w:rsidRDefault="005868E8" w:rsidP="00AF20A0">
      <w:pPr>
        <w:rPr>
          <w:rFonts w:ascii="Arial" w:hAnsi="Arial" w:cs="Arial"/>
          <w:lang w:val="e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150"/>
        <w:gridCol w:w="1350"/>
      </w:tblGrid>
      <w:tr w:rsidR="00AF20A0" w:rsidRPr="005868E8" w14:paraId="33304F8C" w14:textId="77777777" w:rsidTr="000B287C">
        <w:trPr>
          <w:jc w:val="center"/>
        </w:trPr>
        <w:tc>
          <w:tcPr>
            <w:tcW w:w="2358" w:type="dxa"/>
            <w:shd w:val="clear" w:color="auto" w:fill="D9D9D9"/>
            <w:vAlign w:val="center"/>
          </w:tcPr>
          <w:p w14:paraId="0B4DA08F" w14:textId="77777777" w:rsidR="00AF20A0" w:rsidRPr="005868E8" w:rsidRDefault="00AF20A0" w:rsidP="000B287C">
            <w:pPr>
              <w:jc w:val="center"/>
              <w:rPr>
                <w:rFonts w:ascii="Arial" w:eastAsia="PMingLiU" w:hAnsi="Arial" w:cs="Arial"/>
                <w:b/>
                <w:szCs w:val="22"/>
                <w:lang w:val="en"/>
              </w:rPr>
            </w:pPr>
            <w:r w:rsidRPr="005868E8">
              <w:rPr>
                <w:rFonts w:ascii="Arial" w:eastAsia="PMingLiU" w:hAnsi="Arial" w:cs="Arial"/>
                <w:b/>
                <w:szCs w:val="22"/>
                <w:lang w:val="en"/>
              </w:rPr>
              <w:t>Patient Study Success Criteria</w:t>
            </w:r>
          </w:p>
        </w:tc>
        <w:tc>
          <w:tcPr>
            <w:tcW w:w="3150" w:type="dxa"/>
            <w:shd w:val="clear" w:color="auto" w:fill="D9D9D9"/>
            <w:vAlign w:val="center"/>
          </w:tcPr>
          <w:p w14:paraId="3C153716" w14:textId="77777777" w:rsidR="00AF20A0" w:rsidRPr="005868E8" w:rsidRDefault="00AF20A0" w:rsidP="000B287C">
            <w:pPr>
              <w:jc w:val="center"/>
              <w:rPr>
                <w:rFonts w:ascii="Arial" w:eastAsia="PMingLiU" w:hAnsi="Arial" w:cs="Arial"/>
                <w:b/>
                <w:szCs w:val="22"/>
                <w:lang w:val="en"/>
              </w:rPr>
            </w:pPr>
            <w:r w:rsidRPr="005868E8">
              <w:rPr>
                <w:rFonts w:ascii="Arial" w:eastAsia="PMingLiU" w:hAnsi="Arial" w:cs="Arial"/>
                <w:b/>
                <w:szCs w:val="22"/>
                <w:lang w:val="en"/>
              </w:rPr>
              <w:t>Standard Views</w:t>
            </w:r>
          </w:p>
        </w:tc>
        <w:tc>
          <w:tcPr>
            <w:tcW w:w="1350" w:type="dxa"/>
            <w:shd w:val="clear" w:color="auto" w:fill="D9D9D9"/>
            <w:vAlign w:val="center"/>
          </w:tcPr>
          <w:p w14:paraId="14EF161F" w14:textId="77777777" w:rsidR="00AF20A0" w:rsidRPr="005868E8" w:rsidRDefault="00AF20A0" w:rsidP="000B287C">
            <w:pPr>
              <w:jc w:val="center"/>
              <w:rPr>
                <w:rFonts w:ascii="Arial" w:eastAsia="PMingLiU" w:hAnsi="Arial" w:cs="Arial"/>
                <w:b/>
                <w:szCs w:val="22"/>
                <w:lang w:val="en"/>
              </w:rPr>
            </w:pPr>
            <w:r w:rsidRPr="005868E8">
              <w:rPr>
                <w:rFonts w:ascii="Arial" w:eastAsia="PMingLiU" w:hAnsi="Arial" w:cs="Arial"/>
                <w:b/>
                <w:szCs w:val="22"/>
                <w:lang w:val="en"/>
              </w:rPr>
              <w:t># of Views</w:t>
            </w:r>
          </w:p>
        </w:tc>
      </w:tr>
      <w:tr w:rsidR="00AF20A0" w:rsidRPr="005868E8" w14:paraId="4F806693" w14:textId="77777777" w:rsidTr="000B287C">
        <w:trPr>
          <w:jc w:val="center"/>
        </w:trPr>
        <w:tc>
          <w:tcPr>
            <w:tcW w:w="2358" w:type="dxa"/>
            <w:shd w:val="clear" w:color="auto" w:fill="auto"/>
            <w:vAlign w:val="center"/>
          </w:tcPr>
          <w:p w14:paraId="5F686EBF" w14:textId="77777777" w:rsidR="00AF20A0" w:rsidRPr="005868E8" w:rsidRDefault="00AF20A0" w:rsidP="000B287C">
            <w:pPr>
              <w:jc w:val="center"/>
              <w:rPr>
                <w:rFonts w:ascii="Arial" w:eastAsia="PMingLiU" w:hAnsi="Arial" w:cs="Arial"/>
                <w:szCs w:val="22"/>
                <w:lang w:val="en"/>
              </w:rPr>
            </w:pPr>
            <w:r w:rsidRPr="005868E8">
              <w:rPr>
                <w:rFonts w:ascii="Arial" w:eastAsia="PMingLiU" w:hAnsi="Arial" w:cs="Arial"/>
                <w:szCs w:val="22"/>
                <w:lang w:val="en"/>
              </w:rPr>
              <w:t>Qualitative Left Ventricular Size</w:t>
            </w:r>
          </w:p>
        </w:tc>
        <w:tc>
          <w:tcPr>
            <w:tcW w:w="3150" w:type="dxa"/>
            <w:shd w:val="clear" w:color="auto" w:fill="auto"/>
            <w:vAlign w:val="center"/>
          </w:tcPr>
          <w:p w14:paraId="446D7AC4" w14:textId="77777777" w:rsidR="00AF20A0" w:rsidRPr="005868E8" w:rsidRDefault="00AF20A0" w:rsidP="000B287C">
            <w:pPr>
              <w:jc w:val="center"/>
              <w:rPr>
                <w:rFonts w:ascii="Arial" w:eastAsia="PMingLiU" w:hAnsi="Arial" w:cs="Arial"/>
                <w:szCs w:val="22"/>
                <w:lang w:val="en"/>
              </w:rPr>
            </w:pPr>
            <w:r w:rsidRPr="005868E8">
              <w:rPr>
                <w:rFonts w:ascii="Arial" w:eastAsia="PMingLiU" w:hAnsi="Arial" w:cs="Arial"/>
                <w:szCs w:val="22"/>
                <w:lang w:val="en"/>
              </w:rPr>
              <w:t>PLAX, PSAX-PM, AP4, AP5, AP2, AP3, SubC4</w:t>
            </w:r>
          </w:p>
        </w:tc>
        <w:tc>
          <w:tcPr>
            <w:tcW w:w="1350" w:type="dxa"/>
            <w:shd w:val="clear" w:color="auto" w:fill="auto"/>
            <w:vAlign w:val="center"/>
          </w:tcPr>
          <w:p w14:paraId="370B81D4" w14:textId="4E258F57" w:rsidR="00AF20A0" w:rsidRPr="005868E8" w:rsidRDefault="00E70A9E" w:rsidP="000B287C">
            <w:pPr>
              <w:jc w:val="center"/>
              <w:rPr>
                <w:rFonts w:ascii="Arial" w:eastAsia="PMingLiU" w:hAnsi="Arial" w:cs="Arial"/>
                <w:szCs w:val="22"/>
                <w:lang w:val="en"/>
              </w:rPr>
            </w:pPr>
            <w:ins w:id="82" w:author="Sam Surette" w:date="2018-11-20T15:35:00Z">
              <w:r>
                <w:rPr>
                  <w:rFonts w:ascii="Arial" w:eastAsia="PMingLiU" w:hAnsi="Arial" w:cs="Arial"/>
                  <w:szCs w:val="22"/>
                  <w:lang w:val="en"/>
                </w:rPr>
                <w:t>7</w:t>
              </w:r>
            </w:ins>
            <w:del w:id="83" w:author="Sam Surette" w:date="2018-11-20T15:35:00Z">
              <w:r w:rsidR="00AF20A0" w:rsidRPr="005868E8" w:rsidDel="00E70A9E">
                <w:rPr>
                  <w:rFonts w:ascii="Arial" w:eastAsia="PMingLiU" w:hAnsi="Arial" w:cs="Arial"/>
                  <w:szCs w:val="22"/>
                  <w:lang w:val="en"/>
                </w:rPr>
                <w:delText>8</w:delText>
              </w:r>
            </w:del>
          </w:p>
        </w:tc>
      </w:tr>
      <w:tr w:rsidR="00AF20A0" w:rsidRPr="005868E8" w14:paraId="507F9CB2" w14:textId="77777777" w:rsidTr="000B287C">
        <w:trPr>
          <w:jc w:val="center"/>
        </w:trPr>
        <w:tc>
          <w:tcPr>
            <w:tcW w:w="2358" w:type="dxa"/>
            <w:shd w:val="clear" w:color="auto" w:fill="auto"/>
            <w:vAlign w:val="center"/>
          </w:tcPr>
          <w:p w14:paraId="0BEBF6F6" w14:textId="77777777" w:rsidR="00AF20A0" w:rsidRPr="005868E8" w:rsidRDefault="00AF20A0" w:rsidP="000B287C">
            <w:pPr>
              <w:jc w:val="center"/>
              <w:rPr>
                <w:rFonts w:ascii="Arial" w:eastAsia="PMingLiU" w:hAnsi="Arial" w:cs="Arial"/>
                <w:szCs w:val="22"/>
                <w:lang w:val="en"/>
              </w:rPr>
            </w:pPr>
            <w:r w:rsidRPr="005868E8">
              <w:rPr>
                <w:rFonts w:ascii="Arial" w:eastAsia="PMingLiU" w:hAnsi="Arial" w:cs="Arial"/>
                <w:szCs w:val="22"/>
                <w:lang w:val="en"/>
              </w:rPr>
              <w:lastRenderedPageBreak/>
              <w:t>Qualitative Left Ventricular Global Function</w:t>
            </w:r>
          </w:p>
        </w:tc>
        <w:tc>
          <w:tcPr>
            <w:tcW w:w="3150" w:type="dxa"/>
            <w:shd w:val="clear" w:color="auto" w:fill="auto"/>
            <w:vAlign w:val="center"/>
          </w:tcPr>
          <w:p w14:paraId="766E01DF" w14:textId="77777777" w:rsidR="00AF20A0" w:rsidRPr="005868E8" w:rsidRDefault="00AF20A0" w:rsidP="000B287C">
            <w:pPr>
              <w:jc w:val="center"/>
              <w:rPr>
                <w:rFonts w:ascii="Arial" w:eastAsia="PMingLiU" w:hAnsi="Arial" w:cs="Arial"/>
                <w:szCs w:val="22"/>
                <w:lang w:val="en"/>
              </w:rPr>
            </w:pPr>
            <w:r w:rsidRPr="005868E8">
              <w:rPr>
                <w:rFonts w:ascii="Arial" w:eastAsia="PMingLiU" w:hAnsi="Arial" w:cs="Arial"/>
                <w:szCs w:val="22"/>
                <w:lang w:val="en"/>
              </w:rPr>
              <w:t>PLAX, PSAX-PM, AP4, AP5, AP2, AP3, SubC4</w:t>
            </w:r>
          </w:p>
        </w:tc>
        <w:tc>
          <w:tcPr>
            <w:tcW w:w="1350" w:type="dxa"/>
            <w:shd w:val="clear" w:color="auto" w:fill="auto"/>
            <w:vAlign w:val="center"/>
          </w:tcPr>
          <w:p w14:paraId="754AC54A" w14:textId="11F8E1FD" w:rsidR="00AF20A0" w:rsidRPr="005868E8" w:rsidRDefault="00E70A9E" w:rsidP="000B287C">
            <w:pPr>
              <w:jc w:val="center"/>
              <w:rPr>
                <w:rFonts w:ascii="Arial" w:eastAsia="PMingLiU" w:hAnsi="Arial" w:cs="Arial"/>
                <w:szCs w:val="22"/>
                <w:lang w:val="en"/>
              </w:rPr>
            </w:pPr>
            <w:ins w:id="84" w:author="Sam Surette" w:date="2018-11-20T15:35:00Z">
              <w:r>
                <w:rPr>
                  <w:rFonts w:ascii="Arial" w:eastAsia="PMingLiU" w:hAnsi="Arial" w:cs="Arial"/>
                  <w:szCs w:val="22"/>
                  <w:lang w:val="en"/>
                </w:rPr>
                <w:t>7</w:t>
              </w:r>
            </w:ins>
            <w:del w:id="85" w:author="Sam Surette" w:date="2018-11-20T15:35:00Z">
              <w:r w:rsidR="00AF20A0" w:rsidRPr="005868E8" w:rsidDel="00E70A9E">
                <w:rPr>
                  <w:rFonts w:ascii="Arial" w:eastAsia="PMingLiU" w:hAnsi="Arial" w:cs="Arial"/>
                  <w:szCs w:val="22"/>
                  <w:lang w:val="en"/>
                </w:rPr>
                <w:delText>8</w:delText>
              </w:r>
            </w:del>
          </w:p>
        </w:tc>
      </w:tr>
      <w:tr w:rsidR="00AF20A0" w:rsidRPr="005868E8" w14:paraId="66B9D2C6" w14:textId="77777777" w:rsidTr="000B287C">
        <w:trPr>
          <w:jc w:val="center"/>
        </w:trPr>
        <w:tc>
          <w:tcPr>
            <w:tcW w:w="2358" w:type="dxa"/>
            <w:shd w:val="clear" w:color="auto" w:fill="auto"/>
            <w:vAlign w:val="center"/>
          </w:tcPr>
          <w:p w14:paraId="4AAB3965" w14:textId="77777777" w:rsidR="00AF20A0" w:rsidRPr="005868E8" w:rsidRDefault="00AF20A0" w:rsidP="000B287C">
            <w:pPr>
              <w:jc w:val="center"/>
              <w:rPr>
                <w:rFonts w:ascii="Arial" w:eastAsia="PMingLiU" w:hAnsi="Arial" w:cs="Arial"/>
                <w:szCs w:val="22"/>
                <w:lang w:val="en"/>
              </w:rPr>
            </w:pPr>
            <w:r w:rsidRPr="005868E8">
              <w:rPr>
                <w:rFonts w:ascii="Arial" w:eastAsia="PMingLiU" w:hAnsi="Arial" w:cs="Arial"/>
                <w:szCs w:val="22"/>
                <w:lang w:val="en"/>
              </w:rPr>
              <w:t>Qualitative Right Ventricular Size</w:t>
            </w:r>
          </w:p>
        </w:tc>
        <w:tc>
          <w:tcPr>
            <w:tcW w:w="3150" w:type="dxa"/>
            <w:shd w:val="clear" w:color="auto" w:fill="auto"/>
            <w:vAlign w:val="center"/>
          </w:tcPr>
          <w:p w14:paraId="25C5C4A4" w14:textId="77777777" w:rsidR="00AF20A0" w:rsidRPr="005868E8" w:rsidRDefault="00AF20A0" w:rsidP="000B287C">
            <w:pPr>
              <w:jc w:val="center"/>
              <w:rPr>
                <w:rFonts w:ascii="Arial" w:eastAsia="PMingLiU" w:hAnsi="Arial" w:cs="Arial"/>
                <w:szCs w:val="22"/>
                <w:lang w:val="en"/>
              </w:rPr>
            </w:pPr>
            <w:r w:rsidRPr="005868E8">
              <w:rPr>
                <w:rFonts w:ascii="Arial" w:eastAsia="PMingLiU" w:hAnsi="Arial" w:cs="Arial"/>
                <w:szCs w:val="22"/>
                <w:lang w:val="en"/>
              </w:rPr>
              <w:t>PSAX-PM, AP4, AP5, SubC4</w:t>
            </w:r>
          </w:p>
        </w:tc>
        <w:tc>
          <w:tcPr>
            <w:tcW w:w="1350" w:type="dxa"/>
            <w:shd w:val="clear" w:color="auto" w:fill="auto"/>
            <w:vAlign w:val="center"/>
          </w:tcPr>
          <w:p w14:paraId="2F157F1A" w14:textId="1402512C" w:rsidR="00AF20A0" w:rsidRPr="005868E8" w:rsidRDefault="00E70A9E" w:rsidP="000B287C">
            <w:pPr>
              <w:jc w:val="center"/>
              <w:rPr>
                <w:rFonts w:ascii="Arial" w:eastAsia="PMingLiU" w:hAnsi="Arial" w:cs="Arial"/>
                <w:szCs w:val="22"/>
                <w:lang w:val="en"/>
              </w:rPr>
            </w:pPr>
            <w:ins w:id="86" w:author="Sam Surette" w:date="2018-11-20T15:35:00Z">
              <w:r>
                <w:rPr>
                  <w:rFonts w:ascii="Arial" w:eastAsia="PMingLiU" w:hAnsi="Arial" w:cs="Arial"/>
                  <w:szCs w:val="22"/>
                  <w:lang w:val="en"/>
                </w:rPr>
                <w:t>4</w:t>
              </w:r>
            </w:ins>
            <w:del w:id="87" w:author="Sam Surette" w:date="2018-11-20T15:35:00Z">
              <w:r w:rsidR="00AF20A0" w:rsidRPr="005868E8" w:rsidDel="00E70A9E">
                <w:rPr>
                  <w:rFonts w:ascii="Arial" w:eastAsia="PMingLiU" w:hAnsi="Arial" w:cs="Arial"/>
                  <w:szCs w:val="22"/>
                  <w:lang w:val="en"/>
                </w:rPr>
                <w:delText>5</w:delText>
              </w:r>
            </w:del>
          </w:p>
        </w:tc>
      </w:tr>
      <w:tr w:rsidR="00AF20A0" w:rsidRPr="005868E8" w14:paraId="31B35CEB" w14:textId="77777777" w:rsidTr="000B287C">
        <w:trPr>
          <w:jc w:val="center"/>
        </w:trPr>
        <w:tc>
          <w:tcPr>
            <w:tcW w:w="2358" w:type="dxa"/>
            <w:shd w:val="clear" w:color="auto" w:fill="auto"/>
            <w:vAlign w:val="center"/>
          </w:tcPr>
          <w:p w14:paraId="01D7D6F7" w14:textId="77777777" w:rsidR="00AF20A0" w:rsidRPr="005868E8" w:rsidRDefault="00AF20A0" w:rsidP="000B287C">
            <w:pPr>
              <w:jc w:val="center"/>
              <w:rPr>
                <w:rFonts w:ascii="Arial" w:eastAsia="PMingLiU" w:hAnsi="Arial" w:cs="Arial"/>
                <w:szCs w:val="22"/>
                <w:lang w:val="en"/>
              </w:rPr>
            </w:pPr>
            <w:r w:rsidRPr="005868E8">
              <w:rPr>
                <w:rFonts w:ascii="Arial" w:eastAsia="PMingLiU" w:hAnsi="Arial" w:cs="Arial"/>
                <w:szCs w:val="22"/>
                <w:lang w:val="en"/>
              </w:rPr>
              <w:t>Pericardial Effusion</w:t>
            </w:r>
          </w:p>
        </w:tc>
        <w:tc>
          <w:tcPr>
            <w:tcW w:w="3150" w:type="dxa"/>
            <w:shd w:val="clear" w:color="auto" w:fill="auto"/>
            <w:vAlign w:val="center"/>
          </w:tcPr>
          <w:p w14:paraId="505E7DD3" w14:textId="77777777" w:rsidR="00AF20A0" w:rsidRPr="005868E8" w:rsidRDefault="00AF20A0" w:rsidP="000B287C">
            <w:pPr>
              <w:jc w:val="center"/>
              <w:rPr>
                <w:rFonts w:ascii="Arial" w:eastAsia="PMingLiU" w:hAnsi="Arial" w:cs="Arial"/>
                <w:szCs w:val="22"/>
                <w:lang w:val="en"/>
              </w:rPr>
            </w:pPr>
            <w:r w:rsidRPr="005868E8">
              <w:rPr>
                <w:rFonts w:ascii="Arial" w:eastAsia="PMingLiU" w:hAnsi="Arial" w:cs="Arial"/>
                <w:szCs w:val="22"/>
                <w:lang w:val="en"/>
              </w:rPr>
              <w:t xml:space="preserve">PLAX, PSAX-PM, A4, AP5, AP2, AP3, SubC4, </w:t>
            </w:r>
            <w:proofErr w:type="spellStart"/>
            <w:r w:rsidRPr="005868E8">
              <w:rPr>
                <w:rFonts w:ascii="Arial" w:eastAsia="PMingLiU" w:hAnsi="Arial" w:cs="Arial"/>
                <w:szCs w:val="22"/>
                <w:lang w:val="en"/>
              </w:rPr>
              <w:t>SubC</w:t>
            </w:r>
            <w:proofErr w:type="spellEnd"/>
            <w:r w:rsidRPr="005868E8">
              <w:rPr>
                <w:rFonts w:ascii="Arial" w:eastAsia="PMingLiU" w:hAnsi="Arial" w:cs="Arial"/>
                <w:szCs w:val="22"/>
                <w:lang w:val="en"/>
              </w:rPr>
              <w:t>-IVC</w:t>
            </w:r>
          </w:p>
        </w:tc>
        <w:tc>
          <w:tcPr>
            <w:tcW w:w="1350" w:type="dxa"/>
            <w:shd w:val="clear" w:color="auto" w:fill="auto"/>
            <w:vAlign w:val="center"/>
          </w:tcPr>
          <w:p w14:paraId="540DD50E" w14:textId="37F0C98B" w:rsidR="00AF20A0" w:rsidRPr="005868E8" w:rsidRDefault="00E70A9E" w:rsidP="000B287C">
            <w:pPr>
              <w:jc w:val="center"/>
              <w:rPr>
                <w:rFonts w:ascii="Arial" w:eastAsia="PMingLiU" w:hAnsi="Arial" w:cs="Arial"/>
                <w:szCs w:val="22"/>
                <w:lang w:val="en"/>
              </w:rPr>
            </w:pPr>
            <w:ins w:id="88" w:author="Sam Surette" w:date="2018-11-20T15:35:00Z">
              <w:r>
                <w:rPr>
                  <w:rFonts w:ascii="Arial" w:eastAsia="PMingLiU" w:hAnsi="Arial" w:cs="Arial"/>
                  <w:szCs w:val="22"/>
                  <w:lang w:val="en"/>
                </w:rPr>
                <w:t>7</w:t>
              </w:r>
            </w:ins>
            <w:del w:id="89" w:author="Sam Surette" w:date="2018-11-20T15:35:00Z">
              <w:r w:rsidR="00AF20A0" w:rsidRPr="005868E8" w:rsidDel="00E70A9E">
                <w:rPr>
                  <w:rFonts w:ascii="Arial" w:eastAsia="PMingLiU" w:hAnsi="Arial" w:cs="Arial"/>
                  <w:szCs w:val="22"/>
                  <w:lang w:val="en"/>
                </w:rPr>
                <w:delText>8</w:delText>
              </w:r>
            </w:del>
          </w:p>
        </w:tc>
      </w:tr>
    </w:tbl>
    <w:p w14:paraId="49006D40" w14:textId="77777777" w:rsidR="00AF20A0" w:rsidRPr="005868E8" w:rsidDel="00C80732" w:rsidRDefault="00AF20A0" w:rsidP="00AF20A0">
      <w:pPr>
        <w:rPr>
          <w:del w:id="90" w:author="Sam Surette" w:date="2018-11-20T15:30:00Z"/>
          <w:rFonts w:ascii="Arial" w:hAnsi="Arial" w:cs="Arial"/>
          <w:lang w:val="en"/>
        </w:rPr>
      </w:pPr>
    </w:p>
    <w:p w14:paraId="20DF5863" w14:textId="32E22CFE" w:rsidR="00AF20A0" w:rsidRDefault="00AF20A0" w:rsidP="00AF20A0">
      <w:pPr>
        <w:rPr>
          <w:b/>
          <w:lang w:val="en"/>
        </w:rPr>
      </w:pPr>
    </w:p>
    <w:p w14:paraId="335CE877" w14:textId="77777777" w:rsidR="00AF20A0" w:rsidDel="00C80732" w:rsidRDefault="00AF20A0" w:rsidP="00AF20A0">
      <w:pPr>
        <w:rPr>
          <w:del w:id="91" w:author="Sam Surette" w:date="2018-11-20T15:30:00Z"/>
          <w:b/>
          <w:lang w:val="en"/>
        </w:rPr>
      </w:pPr>
    </w:p>
    <w:p w14:paraId="22909513" w14:textId="77777777" w:rsidR="005868E8" w:rsidDel="00C80732" w:rsidRDefault="005868E8" w:rsidP="00AF20A0">
      <w:pPr>
        <w:rPr>
          <w:del w:id="92" w:author="Sam Surette" w:date="2018-11-20T15:30:00Z"/>
          <w:b/>
          <w:lang w:val="en"/>
        </w:rPr>
      </w:pPr>
    </w:p>
    <w:p w14:paraId="4BB02CAB" w14:textId="77777777" w:rsidR="005868E8" w:rsidDel="00C80732" w:rsidRDefault="005868E8" w:rsidP="00AF20A0">
      <w:pPr>
        <w:rPr>
          <w:del w:id="93" w:author="Sam Surette" w:date="2018-11-20T15:30:00Z"/>
          <w:b/>
          <w:lang w:val="en"/>
        </w:rPr>
      </w:pPr>
    </w:p>
    <w:p w14:paraId="113F723A" w14:textId="5B516DD1" w:rsidR="00AF20A0" w:rsidRPr="005868E8" w:rsidDel="00C80732" w:rsidRDefault="00AF20A0" w:rsidP="00AF20A0">
      <w:pPr>
        <w:rPr>
          <w:del w:id="94" w:author="Sam Surette" w:date="2018-11-20T15:30:00Z"/>
          <w:rFonts w:ascii="Arial" w:hAnsi="Arial" w:cs="Arial"/>
          <w:lang w:val="en"/>
        </w:rPr>
      </w:pPr>
      <w:del w:id="95" w:author="Sam Surette" w:date="2018-11-20T15:30:00Z">
        <w:r w:rsidRPr="005868E8" w:rsidDel="00C80732">
          <w:rPr>
            <w:rFonts w:ascii="Arial" w:hAnsi="Arial" w:cs="Arial"/>
            <w:b/>
            <w:lang w:val="en"/>
          </w:rPr>
          <w:delText xml:space="preserve">Figure </w:delText>
        </w:r>
        <w:r w:rsidR="005A77FE" w:rsidDel="00C80732">
          <w:rPr>
            <w:rFonts w:ascii="Arial" w:hAnsi="Arial" w:cs="Arial"/>
            <w:b/>
            <w:lang w:val="en"/>
          </w:rPr>
          <w:delText>5</w:delText>
        </w:r>
        <w:r w:rsidRPr="005868E8" w:rsidDel="00C80732">
          <w:rPr>
            <w:rFonts w:ascii="Arial" w:hAnsi="Arial" w:cs="Arial"/>
            <w:lang w:val="en"/>
          </w:rPr>
          <w:delText xml:space="preserve"> provides a visual mapping of the EchoGPS standard views to the four core assessments above. The figure shows that the core clinical parameters cover nearly all of the views available in the EchoGPS device. The only views not included are PSAX-AV and PSAX-MV, views specifically intended to evaluate the aortic and mitral valves.</w:delText>
        </w:r>
      </w:del>
    </w:p>
    <w:p w14:paraId="127F7715" w14:textId="5DEEE2F6" w:rsidR="00AF20A0" w:rsidDel="00C80732" w:rsidRDefault="00AF20A0" w:rsidP="00AF20A0">
      <w:pPr>
        <w:rPr>
          <w:del w:id="96" w:author="Sam Surette" w:date="2018-11-20T15:30:00Z"/>
          <w:lang w:val="en"/>
        </w:rPr>
      </w:pPr>
    </w:p>
    <w:p w14:paraId="3C5B9F90" w14:textId="2CEC057F" w:rsidR="00AF20A0" w:rsidRPr="0077377E" w:rsidDel="00C80732" w:rsidRDefault="00AF20A0" w:rsidP="00AF20A0">
      <w:pPr>
        <w:jc w:val="center"/>
        <w:rPr>
          <w:del w:id="97" w:author="Sam Surette" w:date="2018-11-20T15:30:00Z"/>
          <w:lang w:val="en"/>
        </w:rPr>
      </w:pPr>
      <w:del w:id="98" w:author="Sam Surette" w:date="2018-11-20T15:30:00Z">
        <w:r w:rsidRPr="00F9686A" w:rsidDel="00C80732">
          <w:rPr>
            <w:noProof/>
            <w:lang w:val="en"/>
          </w:rPr>
          <w:drawing>
            <wp:inline distT="0" distB="0" distL="0" distR="0" wp14:anchorId="1907D9AE" wp14:editId="5D36A593">
              <wp:extent cx="4431030" cy="4763135"/>
              <wp:effectExtent l="0" t="0" r="0" b="0"/>
              <wp:docPr id="11"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1030" cy="4763135"/>
                      </a:xfrm>
                      <a:prstGeom prst="rect">
                        <a:avLst/>
                      </a:prstGeom>
                      <a:noFill/>
                      <a:ln>
                        <a:noFill/>
                      </a:ln>
                    </pic:spPr>
                  </pic:pic>
                </a:graphicData>
              </a:graphic>
            </wp:inline>
          </w:drawing>
        </w:r>
      </w:del>
    </w:p>
    <w:p w14:paraId="22052278" w14:textId="6A3790DE" w:rsidR="00AF20A0" w:rsidRPr="005868E8" w:rsidDel="00C80732" w:rsidRDefault="00AF20A0" w:rsidP="00AF20A0">
      <w:pPr>
        <w:jc w:val="center"/>
        <w:rPr>
          <w:del w:id="99" w:author="Sam Surette" w:date="2018-11-20T15:30:00Z"/>
          <w:rFonts w:ascii="Arial" w:hAnsi="Arial" w:cs="Arial"/>
          <w:b/>
          <w:lang w:val="en"/>
        </w:rPr>
      </w:pPr>
      <w:del w:id="100" w:author="Sam Surette" w:date="2018-11-20T15:30:00Z">
        <w:r w:rsidRPr="005868E8" w:rsidDel="00C80732">
          <w:rPr>
            <w:rFonts w:ascii="Arial" w:hAnsi="Arial" w:cs="Arial"/>
            <w:b/>
            <w:lang w:val="en"/>
          </w:rPr>
          <w:delText xml:space="preserve">Figure </w:delText>
        </w:r>
        <w:r w:rsidR="005A77FE" w:rsidDel="00C80732">
          <w:rPr>
            <w:rFonts w:ascii="Arial" w:hAnsi="Arial" w:cs="Arial"/>
            <w:b/>
            <w:lang w:val="en"/>
          </w:rPr>
          <w:delText>5</w:delText>
        </w:r>
        <w:r w:rsidRPr="005868E8" w:rsidDel="00C80732">
          <w:rPr>
            <w:rFonts w:ascii="Arial" w:hAnsi="Arial" w:cs="Arial"/>
            <w:b/>
            <w:lang w:val="en"/>
          </w:rPr>
          <w:delText>: Mapping EchoGPS Standard Views to the Core Clinical Parameters</w:delText>
        </w:r>
      </w:del>
    </w:p>
    <w:p w14:paraId="3A081030" w14:textId="77777777" w:rsidR="00AF20A0" w:rsidRPr="005868E8" w:rsidRDefault="00AF20A0" w:rsidP="00AF20A0">
      <w:pPr>
        <w:rPr>
          <w:rFonts w:ascii="Arial" w:hAnsi="Arial" w:cs="Arial"/>
          <w:lang w:val="en"/>
        </w:rPr>
      </w:pPr>
    </w:p>
    <w:p w14:paraId="6261DCEC" w14:textId="2E340FF3" w:rsidR="00AF20A0" w:rsidRDefault="00AF20A0" w:rsidP="00AF20A0">
      <w:pPr>
        <w:rPr>
          <w:rFonts w:ascii="Arial" w:hAnsi="Arial" w:cs="Arial"/>
          <w:lang w:val="en"/>
        </w:rPr>
      </w:pPr>
      <w:r w:rsidRPr="005868E8">
        <w:rPr>
          <w:rFonts w:ascii="Arial" w:hAnsi="Arial" w:cs="Arial"/>
          <w:lang w:val="en"/>
        </w:rPr>
        <w:t xml:space="preserve">As shown in </w:t>
      </w:r>
      <w:r w:rsidRPr="005868E8">
        <w:rPr>
          <w:rFonts w:ascii="Arial" w:hAnsi="Arial" w:cs="Arial"/>
          <w:b/>
          <w:lang w:val="en"/>
        </w:rPr>
        <w:t xml:space="preserve">Table </w:t>
      </w:r>
      <w:del w:id="101" w:author="Sam Surette" w:date="2018-11-20T15:30:00Z">
        <w:r w:rsidR="005A77FE" w:rsidDel="00C80732">
          <w:rPr>
            <w:rFonts w:ascii="Arial" w:hAnsi="Arial" w:cs="Arial"/>
            <w:b/>
            <w:lang w:val="en"/>
          </w:rPr>
          <w:delText>2</w:delText>
        </w:r>
        <w:r w:rsidRPr="005868E8" w:rsidDel="00C80732">
          <w:rPr>
            <w:rFonts w:ascii="Arial" w:hAnsi="Arial" w:cs="Arial"/>
            <w:lang w:val="en"/>
          </w:rPr>
          <w:delText xml:space="preserve"> and </w:delText>
        </w:r>
        <w:r w:rsidRPr="005868E8" w:rsidDel="00C80732">
          <w:rPr>
            <w:rFonts w:ascii="Arial" w:hAnsi="Arial" w:cs="Arial"/>
            <w:b/>
            <w:lang w:val="en"/>
          </w:rPr>
          <w:delText xml:space="preserve">Figure </w:delText>
        </w:r>
        <w:r w:rsidR="005A77FE" w:rsidDel="00C80732">
          <w:rPr>
            <w:rFonts w:ascii="Arial" w:hAnsi="Arial" w:cs="Arial"/>
            <w:b/>
            <w:lang w:val="en"/>
          </w:rPr>
          <w:delText>5</w:delText>
        </w:r>
      </w:del>
      <w:ins w:id="102" w:author="Sam Surette" w:date="2018-11-20T15:30:00Z">
        <w:r w:rsidR="00C80732">
          <w:rPr>
            <w:rFonts w:ascii="Arial" w:hAnsi="Arial" w:cs="Arial"/>
            <w:b/>
            <w:lang w:val="en"/>
          </w:rPr>
          <w:t>2</w:t>
        </w:r>
      </w:ins>
      <w:r w:rsidRPr="005868E8">
        <w:rPr>
          <w:rFonts w:ascii="Arial" w:hAnsi="Arial" w:cs="Arial"/>
          <w:lang w:val="en"/>
        </w:rPr>
        <w:t xml:space="preserve"> above, there is often redundancy in the standard views to assess particular features or functionality of the heart. This explains why although even highly skilled sonographers do not obtain diagnostic-quality clips for every standard view in an echo exam, clinicians are very often able to obtain diagnostic information from the patient study in its totality. </w:t>
      </w:r>
    </w:p>
    <w:p w14:paraId="613832FD" w14:textId="44090713" w:rsidR="005A77FE" w:rsidRDefault="005A77FE" w:rsidP="00AF20A0">
      <w:pPr>
        <w:rPr>
          <w:rFonts w:ascii="Arial" w:hAnsi="Arial" w:cs="Arial"/>
          <w:lang w:val="en"/>
        </w:rPr>
      </w:pPr>
    </w:p>
    <w:p w14:paraId="296144B6" w14:textId="55CADEA1" w:rsidR="005A77FE" w:rsidRPr="005868E8" w:rsidRDefault="005A77FE" w:rsidP="00AF20A0">
      <w:pPr>
        <w:rPr>
          <w:rFonts w:ascii="Arial" w:hAnsi="Arial" w:cs="Arial"/>
          <w:lang w:val="en"/>
        </w:rPr>
      </w:pPr>
      <w:r>
        <w:rPr>
          <w:rFonts w:ascii="Arial" w:hAnsi="Arial" w:cs="Arial"/>
          <w:lang w:val="en"/>
        </w:rPr>
        <w:t>The independent readers will be asked if they can assess the clinical parameters outlined above (yes or no) for each clinical parameter.</w:t>
      </w:r>
    </w:p>
    <w:p w14:paraId="6A6705A0" w14:textId="77777777" w:rsidR="00B34DB4" w:rsidRDefault="00B34DB4" w:rsidP="00AF20A0"/>
    <w:p w14:paraId="5F9691C0" w14:textId="1A5D4C30" w:rsidR="00640064" w:rsidRDefault="00B34DB4" w:rsidP="00AF20A0">
      <w:pPr>
        <w:rPr>
          <w:rFonts w:ascii="Arial" w:hAnsi="Arial" w:cs="Arial"/>
          <w:b/>
        </w:rPr>
      </w:pPr>
      <w:r w:rsidRPr="00640064">
        <w:rPr>
          <w:rFonts w:ascii="Arial" w:hAnsi="Arial" w:cs="Arial"/>
          <w:b/>
        </w:rPr>
        <w:t>ACEP scale</w:t>
      </w:r>
    </w:p>
    <w:p w14:paraId="0840929A" w14:textId="3044C429" w:rsidR="00640064" w:rsidRDefault="00640064" w:rsidP="00AF20A0">
      <w:pPr>
        <w:rPr>
          <w:rFonts w:ascii="Arial" w:hAnsi="Arial" w:cs="Arial"/>
          <w:b/>
        </w:rPr>
      </w:pPr>
    </w:p>
    <w:p w14:paraId="3B99B469" w14:textId="3A6FE471" w:rsidR="00640064" w:rsidRDefault="00640064" w:rsidP="00640064">
      <w:pPr>
        <w:rPr>
          <w:rFonts w:ascii="Arial" w:hAnsi="Arial" w:cs="Arial"/>
        </w:rPr>
      </w:pPr>
      <w:r>
        <w:rPr>
          <w:rFonts w:ascii="Arial" w:hAnsi="Arial" w:cs="Arial"/>
        </w:rPr>
        <w:t xml:space="preserve">The following scale has been developed by the </w:t>
      </w:r>
      <w:del w:id="103" w:author="Sam Surette" w:date="2018-11-20T15:30:00Z">
        <w:r w:rsidDel="00C80732">
          <w:rPr>
            <w:rFonts w:ascii="Arial" w:hAnsi="Arial" w:cs="Arial"/>
          </w:rPr>
          <w:delText xml:space="preserve">Americal </w:delText>
        </w:r>
      </w:del>
      <w:ins w:id="104" w:author="Sam Surette" w:date="2018-11-20T15:30:00Z">
        <w:r w:rsidR="00C80732">
          <w:rPr>
            <w:rFonts w:ascii="Arial" w:hAnsi="Arial" w:cs="Arial"/>
          </w:rPr>
          <w:t xml:space="preserve">American </w:t>
        </w:r>
      </w:ins>
      <w:r>
        <w:rPr>
          <w:rFonts w:ascii="Arial" w:hAnsi="Arial" w:cs="Arial"/>
        </w:rPr>
        <w:t>College of Emergency Physicians (ACEP) and it assesses the diagnostic quality of images using a categorical scale from 1 to 5. The independent cardiology readers will assess all the clips from all the views acquired by both the RNs and the sonographers using this scale.</w:t>
      </w:r>
    </w:p>
    <w:p w14:paraId="43FA4D95" w14:textId="77777777" w:rsidR="00640064" w:rsidRDefault="00640064" w:rsidP="00640064">
      <w:pPr>
        <w:jc w:val="center"/>
        <w:rPr>
          <w:rFonts w:ascii="Arial" w:hAnsi="Arial" w:cs="Arial"/>
        </w:rPr>
      </w:pPr>
    </w:p>
    <w:p w14:paraId="4BC4D840" w14:textId="77777777" w:rsidR="00640064" w:rsidRDefault="00640064" w:rsidP="00640064">
      <w:pPr>
        <w:jc w:val="center"/>
        <w:rPr>
          <w:rFonts w:ascii="Arial" w:hAnsi="Arial" w:cs="Arial"/>
        </w:rPr>
      </w:pPr>
    </w:p>
    <w:p w14:paraId="4025677A" w14:textId="77777777" w:rsidR="00640064" w:rsidRDefault="00640064" w:rsidP="00640064">
      <w:pPr>
        <w:jc w:val="center"/>
        <w:rPr>
          <w:rFonts w:ascii="Arial" w:hAnsi="Arial" w:cs="Arial"/>
        </w:rPr>
      </w:pPr>
    </w:p>
    <w:p w14:paraId="7CFC1810" w14:textId="59A8E9FD" w:rsidR="00640064" w:rsidRPr="00640064" w:rsidRDefault="00640064" w:rsidP="00640064">
      <w:pPr>
        <w:jc w:val="center"/>
        <w:rPr>
          <w:rFonts w:ascii="Arial" w:hAnsi="Arial" w:cs="Arial"/>
          <w:b/>
          <w:lang w:val="en"/>
        </w:rPr>
      </w:pPr>
      <w:r>
        <w:rPr>
          <w:rFonts w:ascii="Arial" w:hAnsi="Arial" w:cs="Arial"/>
        </w:rPr>
        <w:t>.</w:t>
      </w:r>
      <w:r w:rsidRPr="00640064">
        <w:rPr>
          <w:b/>
          <w:lang w:val="en"/>
        </w:rPr>
        <w:t xml:space="preserve"> </w:t>
      </w:r>
      <w:r w:rsidRPr="00640064">
        <w:rPr>
          <w:rFonts w:ascii="Arial" w:hAnsi="Arial" w:cs="Arial"/>
          <w:b/>
          <w:lang w:val="en"/>
        </w:rPr>
        <w:t>Table 3: ACEP Scoring System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5040"/>
      </w:tblGrid>
      <w:tr w:rsidR="00640064" w:rsidRPr="00640064" w14:paraId="36357447" w14:textId="77777777" w:rsidTr="000B287C">
        <w:trPr>
          <w:jc w:val="center"/>
        </w:trPr>
        <w:tc>
          <w:tcPr>
            <w:tcW w:w="918" w:type="dxa"/>
            <w:shd w:val="clear" w:color="auto" w:fill="D9D9D9"/>
            <w:vAlign w:val="center"/>
          </w:tcPr>
          <w:p w14:paraId="6E3421E9" w14:textId="77777777" w:rsidR="00640064" w:rsidRPr="00640064" w:rsidRDefault="00640064" w:rsidP="000B287C">
            <w:pPr>
              <w:jc w:val="center"/>
              <w:rPr>
                <w:rFonts w:ascii="Arial" w:eastAsia="PMingLiU" w:hAnsi="Arial" w:cs="Arial"/>
                <w:b/>
                <w:szCs w:val="22"/>
                <w:lang w:val="en"/>
              </w:rPr>
            </w:pPr>
            <w:r w:rsidRPr="00640064">
              <w:rPr>
                <w:rFonts w:ascii="Arial" w:eastAsia="PMingLiU" w:hAnsi="Arial" w:cs="Arial"/>
                <w:b/>
                <w:szCs w:val="22"/>
                <w:lang w:val="en"/>
              </w:rPr>
              <w:t>ACEP Score</w:t>
            </w:r>
          </w:p>
        </w:tc>
        <w:tc>
          <w:tcPr>
            <w:tcW w:w="5040" w:type="dxa"/>
            <w:shd w:val="clear" w:color="auto" w:fill="D9D9D9"/>
            <w:vAlign w:val="center"/>
          </w:tcPr>
          <w:p w14:paraId="6105CA79" w14:textId="77777777" w:rsidR="00640064" w:rsidRPr="00640064" w:rsidRDefault="00640064" w:rsidP="000B287C">
            <w:pPr>
              <w:jc w:val="center"/>
              <w:rPr>
                <w:rFonts w:ascii="Arial" w:eastAsia="PMingLiU" w:hAnsi="Arial" w:cs="Arial"/>
                <w:b/>
                <w:szCs w:val="22"/>
                <w:lang w:val="en"/>
              </w:rPr>
            </w:pPr>
            <w:r w:rsidRPr="00640064">
              <w:rPr>
                <w:rFonts w:ascii="Arial" w:eastAsia="PMingLiU" w:hAnsi="Arial" w:cs="Arial"/>
                <w:b/>
                <w:szCs w:val="22"/>
                <w:lang w:val="en"/>
              </w:rPr>
              <w:t>Description</w:t>
            </w:r>
          </w:p>
        </w:tc>
      </w:tr>
      <w:tr w:rsidR="00640064" w:rsidRPr="00640064" w14:paraId="53116D6A" w14:textId="77777777" w:rsidTr="000B287C">
        <w:trPr>
          <w:jc w:val="center"/>
        </w:trPr>
        <w:tc>
          <w:tcPr>
            <w:tcW w:w="918" w:type="dxa"/>
            <w:shd w:val="clear" w:color="auto" w:fill="auto"/>
            <w:vAlign w:val="center"/>
          </w:tcPr>
          <w:p w14:paraId="3BBA85FC" w14:textId="77777777" w:rsidR="00640064" w:rsidRPr="00640064" w:rsidRDefault="00640064" w:rsidP="000B287C">
            <w:pPr>
              <w:jc w:val="center"/>
              <w:rPr>
                <w:rFonts w:ascii="Arial" w:eastAsia="PMingLiU" w:hAnsi="Arial" w:cs="Arial"/>
                <w:szCs w:val="22"/>
                <w:lang w:val="en"/>
              </w:rPr>
            </w:pPr>
            <w:r w:rsidRPr="00640064">
              <w:rPr>
                <w:rFonts w:ascii="Arial" w:eastAsia="PMingLiU" w:hAnsi="Arial" w:cs="Arial"/>
                <w:szCs w:val="22"/>
                <w:lang w:val="en"/>
              </w:rPr>
              <w:t>1</w:t>
            </w:r>
          </w:p>
        </w:tc>
        <w:tc>
          <w:tcPr>
            <w:tcW w:w="5040" w:type="dxa"/>
            <w:shd w:val="clear" w:color="auto" w:fill="auto"/>
            <w:vAlign w:val="center"/>
          </w:tcPr>
          <w:p w14:paraId="7DB2E53E" w14:textId="77777777" w:rsidR="00640064" w:rsidRPr="00640064" w:rsidRDefault="00640064" w:rsidP="000B287C">
            <w:pPr>
              <w:jc w:val="center"/>
              <w:rPr>
                <w:rFonts w:ascii="Arial" w:eastAsia="PMingLiU" w:hAnsi="Arial" w:cs="Arial"/>
                <w:szCs w:val="22"/>
                <w:lang w:val="en"/>
              </w:rPr>
            </w:pPr>
            <w:r w:rsidRPr="00640064">
              <w:rPr>
                <w:rFonts w:ascii="Arial" w:eastAsia="PMingLiU" w:hAnsi="Arial" w:cs="Arial"/>
                <w:szCs w:val="22"/>
                <w:lang w:val="en"/>
              </w:rPr>
              <w:t>No recognizable structures, no objective data can be gathered</w:t>
            </w:r>
          </w:p>
        </w:tc>
      </w:tr>
      <w:tr w:rsidR="00640064" w:rsidRPr="00640064" w14:paraId="5A8C1F81" w14:textId="77777777" w:rsidTr="000B287C">
        <w:trPr>
          <w:jc w:val="center"/>
        </w:trPr>
        <w:tc>
          <w:tcPr>
            <w:tcW w:w="918" w:type="dxa"/>
            <w:shd w:val="clear" w:color="auto" w:fill="auto"/>
            <w:vAlign w:val="center"/>
          </w:tcPr>
          <w:p w14:paraId="5E9F58F1" w14:textId="77777777" w:rsidR="00640064" w:rsidRPr="00640064" w:rsidRDefault="00640064" w:rsidP="000B287C">
            <w:pPr>
              <w:jc w:val="center"/>
              <w:rPr>
                <w:rFonts w:ascii="Arial" w:eastAsia="PMingLiU" w:hAnsi="Arial" w:cs="Arial"/>
                <w:szCs w:val="22"/>
                <w:lang w:val="en"/>
              </w:rPr>
            </w:pPr>
            <w:r w:rsidRPr="00640064">
              <w:rPr>
                <w:rFonts w:ascii="Arial" w:eastAsia="PMingLiU" w:hAnsi="Arial" w:cs="Arial"/>
                <w:szCs w:val="22"/>
                <w:lang w:val="en"/>
              </w:rPr>
              <w:t>2</w:t>
            </w:r>
          </w:p>
        </w:tc>
        <w:tc>
          <w:tcPr>
            <w:tcW w:w="5040" w:type="dxa"/>
            <w:shd w:val="clear" w:color="auto" w:fill="auto"/>
            <w:vAlign w:val="center"/>
          </w:tcPr>
          <w:p w14:paraId="222402CC" w14:textId="77777777" w:rsidR="00640064" w:rsidRPr="00640064" w:rsidRDefault="00640064" w:rsidP="000B287C">
            <w:pPr>
              <w:jc w:val="center"/>
              <w:rPr>
                <w:rFonts w:ascii="Arial" w:eastAsia="PMingLiU" w:hAnsi="Arial" w:cs="Arial"/>
                <w:szCs w:val="22"/>
                <w:lang w:val="en"/>
              </w:rPr>
            </w:pPr>
            <w:r w:rsidRPr="00640064">
              <w:rPr>
                <w:rFonts w:ascii="Arial" w:eastAsia="PMingLiU" w:hAnsi="Arial" w:cs="Arial"/>
                <w:szCs w:val="22"/>
                <w:lang w:val="en"/>
              </w:rPr>
              <w:t>Minimally recognizable structures but insufficient for diagnosis</w:t>
            </w:r>
          </w:p>
        </w:tc>
      </w:tr>
      <w:tr w:rsidR="00640064" w:rsidRPr="00640064" w14:paraId="2835DFE9" w14:textId="77777777" w:rsidTr="000B287C">
        <w:trPr>
          <w:jc w:val="center"/>
        </w:trPr>
        <w:tc>
          <w:tcPr>
            <w:tcW w:w="918" w:type="dxa"/>
            <w:shd w:val="clear" w:color="auto" w:fill="auto"/>
            <w:vAlign w:val="center"/>
          </w:tcPr>
          <w:p w14:paraId="4CA17812" w14:textId="77777777" w:rsidR="00640064" w:rsidRPr="00640064" w:rsidRDefault="00640064" w:rsidP="000B287C">
            <w:pPr>
              <w:jc w:val="center"/>
              <w:rPr>
                <w:rFonts w:ascii="Arial" w:eastAsia="PMingLiU" w:hAnsi="Arial" w:cs="Arial"/>
                <w:szCs w:val="22"/>
                <w:lang w:val="en"/>
              </w:rPr>
            </w:pPr>
            <w:r w:rsidRPr="00640064">
              <w:rPr>
                <w:rFonts w:ascii="Arial" w:eastAsia="PMingLiU" w:hAnsi="Arial" w:cs="Arial"/>
                <w:szCs w:val="22"/>
                <w:lang w:val="en"/>
              </w:rPr>
              <w:t>3</w:t>
            </w:r>
          </w:p>
        </w:tc>
        <w:tc>
          <w:tcPr>
            <w:tcW w:w="5040" w:type="dxa"/>
            <w:shd w:val="clear" w:color="auto" w:fill="auto"/>
            <w:vAlign w:val="center"/>
          </w:tcPr>
          <w:p w14:paraId="69882D11" w14:textId="77777777" w:rsidR="00640064" w:rsidRPr="00640064" w:rsidRDefault="00640064" w:rsidP="000B287C">
            <w:pPr>
              <w:jc w:val="center"/>
              <w:rPr>
                <w:rFonts w:ascii="Arial" w:eastAsia="PMingLiU" w:hAnsi="Arial" w:cs="Arial"/>
                <w:szCs w:val="22"/>
                <w:lang w:val="en"/>
              </w:rPr>
            </w:pPr>
            <w:r w:rsidRPr="00640064">
              <w:rPr>
                <w:rFonts w:ascii="Arial" w:eastAsia="PMingLiU" w:hAnsi="Arial" w:cs="Arial"/>
                <w:szCs w:val="22"/>
                <w:lang w:val="en"/>
              </w:rPr>
              <w:t>Minimal criteria met for diagnosis, recognizable structures but with some technical or other flaws</w:t>
            </w:r>
          </w:p>
        </w:tc>
      </w:tr>
      <w:tr w:rsidR="00640064" w:rsidRPr="00640064" w14:paraId="649E9FB1" w14:textId="77777777" w:rsidTr="000B287C">
        <w:trPr>
          <w:jc w:val="center"/>
        </w:trPr>
        <w:tc>
          <w:tcPr>
            <w:tcW w:w="918" w:type="dxa"/>
            <w:shd w:val="clear" w:color="auto" w:fill="auto"/>
            <w:vAlign w:val="center"/>
          </w:tcPr>
          <w:p w14:paraId="35DBB55A" w14:textId="77777777" w:rsidR="00640064" w:rsidRPr="00640064" w:rsidRDefault="00640064" w:rsidP="000B287C">
            <w:pPr>
              <w:jc w:val="center"/>
              <w:rPr>
                <w:rFonts w:ascii="Arial" w:eastAsia="PMingLiU" w:hAnsi="Arial" w:cs="Arial"/>
                <w:szCs w:val="22"/>
                <w:lang w:val="en"/>
              </w:rPr>
            </w:pPr>
            <w:r w:rsidRPr="00640064">
              <w:rPr>
                <w:rFonts w:ascii="Arial" w:eastAsia="PMingLiU" w:hAnsi="Arial" w:cs="Arial"/>
                <w:szCs w:val="22"/>
                <w:lang w:val="en"/>
              </w:rPr>
              <w:t>4</w:t>
            </w:r>
          </w:p>
        </w:tc>
        <w:tc>
          <w:tcPr>
            <w:tcW w:w="5040" w:type="dxa"/>
            <w:shd w:val="clear" w:color="auto" w:fill="auto"/>
            <w:vAlign w:val="center"/>
          </w:tcPr>
          <w:p w14:paraId="48C91104" w14:textId="77777777" w:rsidR="00640064" w:rsidRPr="00640064" w:rsidRDefault="00640064" w:rsidP="000B287C">
            <w:pPr>
              <w:jc w:val="center"/>
              <w:rPr>
                <w:rFonts w:ascii="Arial" w:eastAsia="PMingLiU" w:hAnsi="Arial" w:cs="Arial"/>
                <w:szCs w:val="22"/>
                <w:lang w:val="en"/>
              </w:rPr>
            </w:pPr>
            <w:r w:rsidRPr="00640064">
              <w:rPr>
                <w:rFonts w:ascii="Arial" w:eastAsia="PMingLiU" w:hAnsi="Arial" w:cs="Arial"/>
                <w:szCs w:val="22"/>
                <w:lang w:val="en"/>
              </w:rPr>
              <w:t xml:space="preserve">Minimal criteria met for diagnosis, all structures imaged </w:t>
            </w:r>
            <w:proofErr w:type="gramStart"/>
            <w:r w:rsidRPr="00640064">
              <w:rPr>
                <w:rFonts w:ascii="Arial" w:eastAsia="PMingLiU" w:hAnsi="Arial" w:cs="Arial"/>
                <w:szCs w:val="22"/>
                <w:lang w:val="en"/>
              </w:rPr>
              <w:t>well</w:t>
            </w:r>
            <w:proofErr w:type="gramEnd"/>
            <w:r w:rsidRPr="00640064">
              <w:rPr>
                <w:rFonts w:ascii="Arial" w:eastAsia="PMingLiU" w:hAnsi="Arial" w:cs="Arial"/>
                <w:szCs w:val="22"/>
                <w:lang w:val="en"/>
              </w:rPr>
              <w:t xml:space="preserve"> and diagnosis easily supported</w:t>
            </w:r>
          </w:p>
        </w:tc>
      </w:tr>
      <w:tr w:rsidR="00640064" w:rsidRPr="00640064" w14:paraId="41EF7371" w14:textId="77777777" w:rsidTr="000B287C">
        <w:trPr>
          <w:jc w:val="center"/>
        </w:trPr>
        <w:tc>
          <w:tcPr>
            <w:tcW w:w="918" w:type="dxa"/>
            <w:shd w:val="clear" w:color="auto" w:fill="auto"/>
            <w:vAlign w:val="center"/>
          </w:tcPr>
          <w:p w14:paraId="34612FF4" w14:textId="77777777" w:rsidR="00640064" w:rsidRPr="00640064" w:rsidRDefault="00640064" w:rsidP="000B287C">
            <w:pPr>
              <w:jc w:val="center"/>
              <w:rPr>
                <w:rFonts w:ascii="Arial" w:eastAsia="PMingLiU" w:hAnsi="Arial" w:cs="Arial"/>
                <w:szCs w:val="22"/>
                <w:lang w:val="en"/>
              </w:rPr>
            </w:pPr>
            <w:r w:rsidRPr="00640064">
              <w:rPr>
                <w:rFonts w:ascii="Arial" w:eastAsia="PMingLiU" w:hAnsi="Arial" w:cs="Arial"/>
                <w:szCs w:val="22"/>
                <w:lang w:val="en"/>
              </w:rPr>
              <w:t>5</w:t>
            </w:r>
          </w:p>
        </w:tc>
        <w:tc>
          <w:tcPr>
            <w:tcW w:w="5040" w:type="dxa"/>
            <w:shd w:val="clear" w:color="auto" w:fill="auto"/>
            <w:vAlign w:val="center"/>
          </w:tcPr>
          <w:p w14:paraId="0F7977A3" w14:textId="77777777" w:rsidR="00640064" w:rsidRPr="00640064" w:rsidRDefault="00640064" w:rsidP="000B287C">
            <w:pPr>
              <w:jc w:val="center"/>
              <w:rPr>
                <w:rFonts w:ascii="Arial" w:eastAsia="PMingLiU" w:hAnsi="Arial" w:cs="Arial"/>
                <w:szCs w:val="22"/>
                <w:lang w:val="en"/>
              </w:rPr>
            </w:pPr>
            <w:r w:rsidRPr="00640064">
              <w:rPr>
                <w:rFonts w:ascii="Arial" w:eastAsia="PMingLiU" w:hAnsi="Arial" w:cs="Arial"/>
                <w:szCs w:val="22"/>
                <w:lang w:val="en"/>
              </w:rPr>
              <w:t>Minimal criteria met for diagnosis, all structures imaged with excellent image quality and diagnosis completely supported</w:t>
            </w:r>
          </w:p>
        </w:tc>
      </w:tr>
    </w:tbl>
    <w:p w14:paraId="592624CC" w14:textId="5F0925CD" w:rsidR="00640064" w:rsidRPr="00640064" w:rsidRDefault="00640064" w:rsidP="00AF20A0">
      <w:pPr>
        <w:rPr>
          <w:rFonts w:ascii="Arial" w:hAnsi="Arial" w:cs="Arial"/>
        </w:rPr>
      </w:pPr>
    </w:p>
    <w:p w14:paraId="0DB65C4C" w14:textId="77777777" w:rsidR="00640064" w:rsidRDefault="00640064" w:rsidP="00AF20A0">
      <w:pPr>
        <w:rPr>
          <w:rFonts w:ascii="Arial" w:hAnsi="Arial" w:cs="Arial"/>
        </w:rPr>
      </w:pPr>
    </w:p>
    <w:p w14:paraId="6B413F50" w14:textId="77777777" w:rsidR="00AF20A0" w:rsidRPr="005868E8" w:rsidRDefault="00AF20A0" w:rsidP="00FB403D">
      <w:pPr>
        <w:rPr>
          <w:rFonts w:ascii="Arial" w:hAnsi="Arial" w:cs="Arial"/>
        </w:rPr>
      </w:pPr>
    </w:p>
    <w:p w14:paraId="0923A94B" w14:textId="77777777" w:rsidR="005868E8" w:rsidRPr="005868E8" w:rsidRDefault="005868E8" w:rsidP="005868E8">
      <w:pPr>
        <w:pStyle w:val="Heading3"/>
        <w:numPr>
          <w:ilvl w:val="0"/>
          <w:numId w:val="0"/>
        </w:numPr>
        <w:spacing w:before="0" w:after="240" w:line="264" w:lineRule="auto"/>
        <w:ind w:left="720" w:hanging="720"/>
        <w:jc w:val="left"/>
        <w:rPr>
          <w:rFonts w:cs="Arial"/>
          <w:lang w:val="en"/>
        </w:rPr>
      </w:pPr>
      <w:bookmarkStart w:id="105" w:name="_Toc526486864"/>
      <w:r w:rsidRPr="005868E8">
        <w:rPr>
          <w:rFonts w:cs="Arial"/>
          <w:lang w:val="en"/>
        </w:rPr>
        <w:lastRenderedPageBreak/>
        <w:t>Primary Endpoints</w:t>
      </w:r>
      <w:bookmarkEnd w:id="105"/>
    </w:p>
    <w:p w14:paraId="177BF4AD" w14:textId="77777777" w:rsidR="005868E8" w:rsidRPr="004F5DCA" w:rsidRDefault="005868E8" w:rsidP="005868E8">
      <w:pPr>
        <w:rPr>
          <w:lang w:val="en"/>
        </w:rPr>
      </w:pPr>
    </w:p>
    <w:p w14:paraId="09664F91" w14:textId="15A42863" w:rsidR="005868E8" w:rsidRPr="005868E8" w:rsidRDefault="005868E8" w:rsidP="005868E8">
      <w:pPr>
        <w:rPr>
          <w:rFonts w:ascii="Arial" w:hAnsi="Arial" w:cs="Arial"/>
          <w:lang w:val="en"/>
        </w:rPr>
      </w:pPr>
      <w:r w:rsidRPr="005868E8">
        <w:rPr>
          <w:rFonts w:ascii="Arial" w:hAnsi="Arial" w:cs="Arial"/>
          <w:lang w:val="en"/>
        </w:rPr>
        <w:t xml:space="preserve">There will be separate performance goals for each of the four (4) patient-level clinical parameters discussed in </w:t>
      </w:r>
      <w:r w:rsidRPr="005868E8">
        <w:rPr>
          <w:rFonts w:ascii="Arial" w:hAnsi="Arial" w:cs="Arial"/>
          <w:b/>
          <w:lang w:val="en"/>
        </w:rPr>
        <w:t xml:space="preserve">Table </w:t>
      </w:r>
      <w:r w:rsidR="005A77FE">
        <w:rPr>
          <w:rFonts w:ascii="Arial" w:hAnsi="Arial" w:cs="Arial"/>
          <w:b/>
          <w:lang w:val="en"/>
        </w:rPr>
        <w:t>3</w:t>
      </w:r>
      <w:r w:rsidRPr="005868E8">
        <w:rPr>
          <w:rFonts w:ascii="Arial" w:hAnsi="Arial" w:cs="Arial"/>
          <w:b/>
          <w:lang w:val="en"/>
        </w:rPr>
        <w:t xml:space="preserve"> </w:t>
      </w:r>
      <w:r w:rsidRPr="005868E8">
        <w:rPr>
          <w:rFonts w:ascii="Arial" w:hAnsi="Arial" w:cs="Arial"/>
          <w:lang w:val="en"/>
        </w:rPr>
        <w:t xml:space="preserve">above, to reflect the differences in difficulty for satisfying each of the parameters. </w:t>
      </w:r>
    </w:p>
    <w:p w14:paraId="3507226D" w14:textId="77777777" w:rsidR="005868E8" w:rsidRPr="005868E8" w:rsidRDefault="005868E8" w:rsidP="005868E8">
      <w:pPr>
        <w:rPr>
          <w:rFonts w:ascii="Arial" w:hAnsi="Arial" w:cs="Arial"/>
          <w:lang w:val="en"/>
        </w:rPr>
      </w:pPr>
    </w:p>
    <w:p w14:paraId="6DC084A4" w14:textId="62CB9709" w:rsidR="005868E8" w:rsidRPr="005868E8" w:rsidRDefault="005868E8" w:rsidP="005868E8">
      <w:pPr>
        <w:rPr>
          <w:rFonts w:ascii="Arial" w:hAnsi="Arial" w:cs="Arial"/>
          <w:lang w:val="en"/>
        </w:rPr>
      </w:pPr>
      <w:r w:rsidRPr="005868E8">
        <w:rPr>
          <w:rFonts w:ascii="Arial" w:hAnsi="Arial" w:cs="Arial"/>
          <w:lang w:val="en"/>
        </w:rPr>
        <w:t>Using a median-vote paradigm the following performance goals for patient-level clinical parameters will be tested:</w:t>
      </w:r>
    </w:p>
    <w:p w14:paraId="0DAD67A4" w14:textId="77777777" w:rsidR="005868E8" w:rsidRPr="004F5DCA" w:rsidRDefault="005868E8" w:rsidP="005868E8">
      <w:pPr>
        <w:rPr>
          <w:lang w:val="en"/>
        </w:rPr>
      </w:pPr>
    </w:p>
    <w:p w14:paraId="506DACF5" w14:textId="14ABAD86" w:rsidR="005868E8" w:rsidRPr="005868E8" w:rsidRDefault="005868E8" w:rsidP="005868E8">
      <w:pPr>
        <w:rPr>
          <w:rFonts w:ascii="Arial" w:hAnsi="Arial" w:cs="Arial"/>
          <w:b/>
          <w:lang w:val="en"/>
        </w:rPr>
      </w:pPr>
      <w:r w:rsidRPr="005868E8">
        <w:rPr>
          <w:rFonts w:ascii="Arial" w:hAnsi="Arial" w:cs="Arial"/>
          <w:b/>
          <w:lang w:val="en"/>
        </w:rPr>
        <w:t xml:space="preserve">Table </w:t>
      </w:r>
      <w:r w:rsidR="005A77FE">
        <w:rPr>
          <w:rFonts w:ascii="Arial" w:hAnsi="Arial" w:cs="Arial"/>
          <w:b/>
          <w:lang w:val="en"/>
        </w:rPr>
        <w:t>4</w:t>
      </w:r>
      <w:r w:rsidRPr="005868E8">
        <w:rPr>
          <w:rFonts w:ascii="Arial" w:hAnsi="Arial" w:cs="Arial"/>
          <w:b/>
          <w:lang w:val="en"/>
        </w:rPr>
        <w:t>: Primary Endpoint #1 - Patient-Level Clinical Parameter Assessments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3420"/>
        <w:gridCol w:w="4068"/>
      </w:tblGrid>
      <w:tr w:rsidR="005868E8" w:rsidRPr="005868E8" w14:paraId="428D1909" w14:textId="77777777" w:rsidTr="005868E8">
        <w:trPr>
          <w:cantSplit/>
        </w:trPr>
        <w:tc>
          <w:tcPr>
            <w:tcW w:w="2088" w:type="dxa"/>
            <w:shd w:val="clear" w:color="auto" w:fill="D9D9D9"/>
            <w:vAlign w:val="center"/>
          </w:tcPr>
          <w:p w14:paraId="1A911D8E" w14:textId="77777777" w:rsidR="005868E8" w:rsidRPr="005868E8" w:rsidRDefault="005868E8" w:rsidP="000B287C">
            <w:pPr>
              <w:jc w:val="center"/>
              <w:rPr>
                <w:rFonts w:ascii="Arial" w:eastAsia="PMingLiU" w:hAnsi="Arial" w:cs="Arial"/>
                <w:b/>
                <w:szCs w:val="22"/>
                <w:lang w:val="en"/>
              </w:rPr>
            </w:pPr>
            <w:r w:rsidRPr="005868E8">
              <w:rPr>
                <w:rFonts w:ascii="Arial" w:eastAsia="PMingLiU" w:hAnsi="Arial" w:cs="Arial"/>
                <w:b/>
                <w:szCs w:val="22"/>
                <w:lang w:val="en"/>
              </w:rPr>
              <w:t>Patient-Level Clinical Parameter</w:t>
            </w:r>
          </w:p>
        </w:tc>
        <w:tc>
          <w:tcPr>
            <w:tcW w:w="3420" w:type="dxa"/>
            <w:shd w:val="clear" w:color="auto" w:fill="D9D9D9"/>
            <w:vAlign w:val="center"/>
          </w:tcPr>
          <w:p w14:paraId="4C278F4D" w14:textId="77777777" w:rsidR="005868E8" w:rsidRPr="005868E8" w:rsidRDefault="005868E8" w:rsidP="000B287C">
            <w:pPr>
              <w:jc w:val="center"/>
              <w:rPr>
                <w:rFonts w:ascii="Arial" w:eastAsia="PMingLiU" w:hAnsi="Arial" w:cs="Arial"/>
                <w:b/>
                <w:szCs w:val="22"/>
                <w:lang w:val="en"/>
              </w:rPr>
            </w:pPr>
            <w:r w:rsidRPr="005868E8">
              <w:rPr>
                <w:rFonts w:ascii="Arial" w:eastAsia="PMingLiU" w:hAnsi="Arial" w:cs="Arial"/>
                <w:b/>
                <w:szCs w:val="22"/>
                <w:lang w:val="en"/>
              </w:rPr>
              <w:t>Description</w:t>
            </w:r>
          </w:p>
        </w:tc>
        <w:tc>
          <w:tcPr>
            <w:tcW w:w="4068" w:type="dxa"/>
            <w:shd w:val="clear" w:color="auto" w:fill="D9D9D9"/>
            <w:vAlign w:val="center"/>
          </w:tcPr>
          <w:p w14:paraId="24B15816" w14:textId="77777777" w:rsidR="005868E8" w:rsidRPr="005868E8" w:rsidRDefault="005868E8" w:rsidP="000B287C">
            <w:pPr>
              <w:jc w:val="center"/>
              <w:rPr>
                <w:rFonts w:ascii="Arial" w:eastAsia="PMingLiU" w:hAnsi="Arial" w:cs="Arial"/>
                <w:b/>
                <w:szCs w:val="22"/>
                <w:lang w:val="en"/>
              </w:rPr>
            </w:pPr>
            <w:r w:rsidRPr="005868E8">
              <w:rPr>
                <w:rFonts w:ascii="Arial" w:eastAsia="PMingLiU" w:hAnsi="Arial" w:cs="Arial"/>
                <w:b/>
                <w:szCs w:val="22"/>
                <w:lang w:val="en"/>
              </w:rPr>
              <w:t>Performance Goal (% of studies with a majority-vote ‘Yes’ for the parameter)</w:t>
            </w:r>
          </w:p>
        </w:tc>
      </w:tr>
      <w:tr w:rsidR="005868E8" w:rsidRPr="005868E8" w14:paraId="317484FA" w14:textId="77777777" w:rsidTr="005868E8">
        <w:trPr>
          <w:cantSplit/>
        </w:trPr>
        <w:tc>
          <w:tcPr>
            <w:tcW w:w="2088" w:type="dxa"/>
            <w:shd w:val="clear" w:color="auto" w:fill="auto"/>
            <w:vAlign w:val="center"/>
          </w:tcPr>
          <w:p w14:paraId="3A064E54" w14:textId="77777777" w:rsidR="005868E8" w:rsidRPr="005868E8" w:rsidRDefault="005868E8" w:rsidP="000B287C">
            <w:pPr>
              <w:jc w:val="center"/>
              <w:rPr>
                <w:rFonts w:ascii="Arial" w:eastAsia="PMingLiU" w:hAnsi="Arial" w:cs="Arial"/>
                <w:b/>
                <w:szCs w:val="22"/>
                <w:lang w:val="en"/>
              </w:rPr>
            </w:pPr>
            <w:r w:rsidRPr="005868E8">
              <w:rPr>
                <w:rFonts w:ascii="Arial" w:eastAsia="PMingLiU" w:hAnsi="Arial" w:cs="Arial"/>
                <w:b/>
                <w:szCs w:val="22"/>
                <w:lang w:val="en"/>
              </w:rPr>
              <w:t>Qualitative Assessment of Left Ventricular Size</w:t>
            </w:r>
          </w:p>
        </w:tc>
        <w:tc>
          <w:tcPr>
            <w:tcW w:w="3420" w:type="dxa"/>
            <w:shd w:val="clear" w:color="auto" w:fill="auto"/>
            <w:vAlign w:val="center"/>
          </w:tcPr>
          <w:p w14:paraId="1EF7C11D" w14:textId="77777777" w:rsidR="005868E8" w:rsidRPr="005868E8" w:rsidRDefault="005868E8" w:rsidP="000B287C">
            <w:pPr>
              <w:rPr>
                <w:rFonts w:ascii="Arial" w:eastAsia="PMingLiU" w:hAnsi="Arial" w:cs="Arial"/>
                <w:szCs w:val="22"/>
                <w:lang w:val="en"/>
              </w:rPr>
            </w:pPr>
            <w:r w:rsidRPr="005868E8">
              <w:rPr>
                <w:rFonts w:ascii="Arial" w:eastAsia="PMingLiU" w:hAnsi="Arial" w:cs="Arial"/>
                <w:szCs w:val="22"/>
                <w:lang w:val="en"/>
              </w:rPr>
              <w:t>Can perform qualitative assessment of left ventricular size and determine if normal or dilated.</w:t>
            </w:r>
          </w:p>
        </w:tc>
        <w:tc>
          <w:tcPr>
            <w:tcW w:w="4068" w:type="dxa"/>
            <w:shd w:val="clear" w:color="auto" w:fill="auto"/>
            <w:vAlign w:val="center"/>
          </w:tcPr>
          <w:p w14:paraId="21B82BC9" w14:textId="77777777" w:rsidR="005868E8" w:rsidRPr="005868E8" w:rsidRDefault="005868E8" w:rsidP="000B287C">
            <w:pPr>
              <w:jc w:val="center"/>
              <w:rPr>
                <w:rFonts w:ascii="Arial" w:eastAsia="PMingLiU" w:hAnsi="Arial" w:cs="Arial"/>
                <w:szCs w:val="22"/>
                <w:lang w:val="en"/>
              </w:rPr>
            </w:pPr>
            <w:r w:rsidRPr="005868E8">
              <w:rPr>
                <w:rFonts w:ascii="Arial" w:eastAsia="PMingLiU" w:hAnsi="Arial" w:cs="Arial"/>
                <w:szCs w:val="22"/>
                <w:lang w:val="en"/>
              </w:rPr>
              <w:t>80%</w:t>
            </w:r>
          </w:p>
        </w:tc>
      </w:tr>
      <w:tr w:rsidR="005868E8" w:rsidRPr="005868E8" w14:paraId="6CC9CC51" w14:textId="77777777" w:rsidTr="005868E8">
        <w:trPr>
          <w:cantSplit/>
        </w:trPr>
        <w:tc>
          <w:tcPr>
            <w:tcW w:w="2088" w:type="dxa"/>
            <w:shd w:val="clear" w:color="auto" w:fill="auto"/>
            <w:vAlign w:val="center"/>
          </w:tcPr>
          <w:p w14:paraId="5E1E452F" w14:textId="77777777" w:rsidR="005868E8" w:rsidRPr="005868E8" w:rsidRDefault="005868E8" w:rsidP="000B287C">
            <w:pPr>
              <w:jc w:val="center"/>
              <w:rPr>
                <w:rFonts w:ascii="Arial" w:eastAsia="PMingLiU" w:hAnsi="Arial" w:cs="Arial"/>
                <w:b/>
                <w:szCs w:val="22"/>
                <w:lang w:val="en"/>
              </w:rPr>
            </w:pPr>
            <w:r w:rsidRPr="005868E8">
              <w:rPr>
                <w:rFonts w:ascii="Arial" w:eastAsia="PMingLiU" w:hAnsi="Arial" w:cs="Arial"/>
                <w:b/>
                <w:szCs w:val="22"/>
                <w:lang w:val="en"/>
              </w:rPr>
              <w:t>Qualitative Assessment of Global Left Ventricular Function</w:t>
            </w:r>
          </w:p>
        </w:tc>
        <w:tc>
          <w:tcPr>
            <w:tcW w:w="3420" w:type="dxa"/>
            <w:shd w:val="clear" w:color="auto" w:fill="auto"/>
            <w:vAlign w:val="center"/>
          </w:tcPr>
          <w:p w14:paraId="4A50F829" w14:textId="77777777" w:rsidR="005868E8" w:rsidRPr="005868E8" w:rsidRDefault="005868E8" w:rsidP="000B287C">
            <w:pPr>
              <w:rPr>
                <w:rFonts w:ascii="Arial" w:eastAsia="PMingLiU" w:hAnsi="Arial" w:cs="Arial"/>
                <w:szCs w:val="22"/>
                <w:lang w:val="en"/>
              </w:rPr>
            </w:pPr>
            <w:r w:rsidRPr="005868E8">
              <w:rPr>
                <w:rFonts w:ascii="Arial" w:eastAsia="PMingLiU" w:hAnsi="Arial" w:cs="Arial"/>
                <w:szCs w:val="22"/>
                <w:lang w:val="en"/>
              </w:rPr>
              <w:t>Can perform qualitative assessment of global left ventricular function and determine if hyperdynamic, normal, reduced, or severely reduced.</w:t>
            </w:r>
          </w:p>
        </w:tc>
        <w:tc>
          <w:tcPr>
            <w:tcW w:w="4068" w:type="dxa"/>
            <w:shd w:val="clear" w:color="auto" w:fill="auto"/>
            <w:vAlign w:val="center"/>
          </w:tcPr>
          <w:p w14:paraId="1F4D1FCD" w14:textId="77777777" w:rsidR="005868E8" w:rsidRPr="005868E8" w:rsidRDefault="005868E8" w:rsidP="000B287C">
            <w:pPr>
              <w:jc w:val="center"/>
              <w:rPr>
                <w:rFonts w:ascii="Arial" w:eastAsia="PMingLiU" w:hAnsi="Arial" w:cs="Arial"/>
                <w:szCs w:val="22"/>
                <w:lang w:val="en"/>
              </w:rPr>
            </w:pPr>
            <w:r w:rsidRPr="005868E8">
              <w:rPr>
                <w:rFonts w:ascii="Arial" w:eastAsia="PMingLiU" w:hAnsi="Arial" w:cs="Arial"/>
                <w:szCs w:val="22"/>
                <w:lang w:val="en"/>
              </w:rPr>
              <w:t>80%</w:t>
            </w:r>
          </w:p>
        </w:tc>
      </w:tr>
      <w:tr w:rsidR="005868E8" w:rsidRPr="005868E8" w14:paraId="39168483" w14:textId="77777777" w:rsidTr="005868E8">
        <w:trPr>
          <w:cantSplit/>
        </w:trPr>
        <w:tc>
          <w:tcPr>
            <w:tcW w:w="2088" w:type="dxa"/>
            <w:shd w:val="clear" w:color="auto" w:fill="auto"/>
            <w:vAlign w:val="center"/>
          </w:tcPr>
          <w:p w14:paraId="14B03F42" w14:textId="77777777" w:rsidR="005868E8" w:rsidRPr="005868E8" w:rsidRDefault="005868E8" w:rsidP="000B287C">
            <w:pPr>
              <w:jc w:val="center"/>
              <w:rPr>
                <w:rFonts w:ascii="Arial" w:eastAsia="PMingLiU" w:hAnsi="Arial" w:cs="Arial"/>
                <w:b/>
                <w:szCs w:val="22"/>
                <w:lang w:val="en"/>
              </w:rPr>
            </w:pPr>
            <w:r w:rsidRPr="005868E8">
              <w:rPr>
                <w:rFonts w:ascii="Arial" w:eastAsia="PMingLiU" w:hAnsi="Arial" w:cs="Arial"/>
                <w:b/>
                <w:szCs w:val="22"/>
                <w:lang w:val="en"/>
              </w:rPr>
              <w:t>Qualitative Assessment of Right Ventricular Size</w:t>
            </w:r>
          </w:p>
        </w:tc>
        <w:tc>
          <w:tcPr>
            <w:tcW w:w="3420" w:type="dxa"/>
            <w:shd w:val="clear" w:color="auto" w:fill="auto"/>
            <w:vAlign w:val="center"/>
          </w:tcPr>
          <w:p w14:paraId="487775F5" w14:textId="77777777" w:rsidR="005868E8" w:rsidRPr="005868E8" w:rsidRDefault="005868E8" w:rsidP="000B287C">
            <w:pPr>
              <w:rPr>
                <w:rFonts w:ascii="Arial" w:eastAsia="PMingLiU" w:hAnsi="Arial" w:cs="Arial"/>
                <w:szCs w:val="22"/>
                <w:lang w:val="en"/>
              </w:rPr>
            </w:pPr>
            <w:r w:rsidRPr="005868E8">
              <w:rPr>
                <w:rFonts w:ascii="Arial" w:eastAsia="PMingLiU" w:hAnsi="Arial" w:cs="Arial"/>
                <w:szCs w:val="22"/>
                <w:lang w:val="en"/>
              </w:rPr>
              <w:t>Can perform qualitative assessment of right ventricular size and determine if normal or dilated.</w:t>
            </w:r>
          </w:p>
        </w:tc>
        <w:tc>
          <w:tcPr>
            <w:tcW w:w="4068" w:type="dxa"/>
            <w:shd w:val="clear" w:color="auto" w:fill="auto"/>
            <w:vAlign w:val="center"/>
          </w:tcPr>
          <w:p w14:paraId="29F50D93" w14:textId="77777777" w:rsidR="005868E8" w:rsidRPr="005868E8" w:rsidRDefault="005868E8" w:rsidP="000B287C">
            <w:pPr>
              <w:jc w:val="center"/>
              <w:rPr>
                <w:rFonts w:ascii="Arial" w:eastAsia="PMingLiU" w:hAnsi="Arial" w:cs="Arial"/>
                <w:szCs w:val="22"/>
                <w:lang w:val="en"/>
              </w:rPr>
            </w:pPr>
            <w:r w:rsidRPr="005868E8">
              <w:rPr>
                <w:rFonts w:ascii="Arial" w:eastAsia="PMingLiU" w:hAnsi="Arial" w:cs="Arial"/>
                <w:szCs w:val="22"/>
                <w:lang w:val="en"/>
              </w:rPr>
              <w:t>80%</w:t>
            </w:r>
          </w:p>
        </w:tc>
      </w:tr>
      <w:tr w:rsidR="005868E8" w:rsidRPr="005868E8" w14:paraId="0863344F" w14:textId="77777777" w:rsidTr="005868E8">
        <w:trPr>
          <w:cantSplit/>
        </w:trPr>
        <w:tc>
          <w:tcPr>
            <w:tcW w:w="2088" w:type="dxa"/>
            <w:shd w:val="clear" w:color="auto" w:fill="auto"/>
            <w:vAlign w:val="center"/>
          </w:tcPr>
          <w:p w14:paraId="2FE673B3" w14:textId="77777777" w:rsidR="005868E8" w:rsidRPr="005868E8" w:rsidRDefault="005868E8" w:rsidP="000B287C">
            <w:pPr>
              <w:jc w:val="center"/>
              <w:rPr>
                <w:rFonts w:ascii="Arial" w:eastAsia="PMingLiU" w:hAnsi="Arial" w:cs="Arial"/>
                <w:b/>
                <w:szCs w:val="22"/>
                <w:lang w:val="en"/>
              </w:rPr>
            </w:pPr>
            <w:r w:rsidRPr="005868E8">
              <w:rPr>
                <w:rFonts w:ascii="Arial" w:eastAsia="PMingLiU" w:hAnsi="Arial" w:cs="Arial"/>
                <w:b/>
                <w:szCs w:val="22"/>
                <w:lang w:val="en"/>
              </w:rPr>
              <w:t>Qualitative Assessment of Pericardial Effusion</w:t>
            </w:r>
          </w:p>
        </w:tc>
        <w:tc>
          <w:tcPr>
            <w:tcW w:w="3420" w:type="dxa"/>
            <w:shd w:val="clear" w:color="auto" w:fill="auto"/>
            <w:vAlign w:val="center"/>
          </w:tcPr>
          <w:p w14:paraId="36F17943" w14:textId="77777777" w:rsidR="005868E8" w:rsidRPr="005868E8" w:rsidRDefault="005868E8" w:rsidP="000B287C">
            <w:pPr>
              <w:rPr>
                <w:rFonts w:ascii="Arial" w:eastAsia="PMingLiU" w:hAnsi="Arial" w:cs="Arial"/>
                <w:szCs w:val="22"/>
                <w:lang w:val="en"/>
              </w:rPr>
            </w:pPr>
            <w:r w:rsidRPr="005868E8">
              <w:rPr>
                <w:rFonts w:ascii="Arial" w:eastAsia="PMingLiU" w:hAnsi="Arial" w:cs="Arial"/>
                <w:szCs w:val="22"/>
                <w:lang w:val="en"/>
              </w:rPr>
              <w:t>Can qualitatively assess the presence or absence of pericardial effusion.</w:t>
            </w:r>
          </w:p>
        </w:tc>
        <w:tc>
          <w:tcPr>
            <w:tcW w:w="4068" w:type="dxa"/>
            <w:shd w:val="clear" w:color="auto" w:fill="auto"/>
            <w:vAlign w:val="center"/>
          </w:tcPr>
          <w:p w14:paraId="68C5D402" w14:textId="77777777" w:rsidR="005868E8" w:rsidRPr="005868E8" w:rsidRDefault="005868E8" w:rsidP="000B287C">
            <w:pPr>
              <w:jc w:val="center"/>
              <w:rPr>
                <w:rFonts w:ascii="Arial" w:eastAsia="PMingLiU" w:hAnsi="Arial" w:cs="Arial"/>
                <w:szCs w:val="22"/>
                <w:lang w:val="en"/>
              </w:rPr>
            </w:pPr>
            <w:r w:rsidRPr="005868E8">
              <w:rPr>
                <w:rFonts w:ascii="Arial" w:eastAsia="PMingLiU" w:hAnsi="Arial" w:cs="Arial"/>
                <w:szCs w:val="22"/>
                <w:lang w:val="en"/>
              </w:rPr>
              <w:t>80%</w:t>
            </w:r>
          </w:p>
        </w:tc>
      </w:tr>
    </w:tbl>
    <w:p w14:paraId="60DA7D89" w14:textId="77777777" w:rsidR="005868E8" w:rsidRPr="004F5DCA" w:rsidRDefault="005868E8" w:rsidP="005868E8">
      <w:pPr>
        <w:rPr>
          <w:lang w:val="en"/>
        </w:rPr>
      </w:pPr>
    </w:p>
    <w:p w14:paraId="387C7724" w14:textId="0C6F4BD5" w:rsidR="005868E8" w:rsidRPr="004F5DCA" w:rsidRDefault="005A77FE" w:rsidP="005868E8">
      <w:pPr>
        <w:rPr>
          <w:lang w:val="en"/>
        </w:rPr>
      </w:pPr>
      <w:r>
        <w:rPr>
          <w:lang w:val="en"/>
        </w:rPr>
        <w:t>The performance goals for the 4 primary patient level clinical parameters lead to the following study hypothesis:</w:t>
      </w:r>
    </w:p>
    <w:p w14:paraId="2A62B786" w14:textId="77777777" w:rsidR="005868E8" w:rsidRPr="005868E8" w:rsidRDefault="005868E8" w:rsidP="005868E8">
      <w:pPr>
        <w:rPr>
          <w:rFonts w:ascii="Arial" w:hAnsi="Arial" w:cs="Arial"/>
          <w:lang w:val="en"/>
        </w:rPr>
      </w:pPr>
    </w:p>
    <w:p w14:paraId="06257D40" w14:textId="4AE272BD" w:rsidR="005868E8" w:rsidRPr="005868E8" w:rsidRDefault="005868E8" w:rsidP="005868E8">
      <w:pPr>
        <w:jc w:val="center"/>
        <w:rPr>
          <w:rFonts w:ascii="Arial" w:hAnsi="Arial" w:cs="Arial"/>
          <w:b/>
          <w:lang w:val="en"/>
        </w:rPr>
      </w:pPr>
      <w:r w:rsidRPr="005868E8">
        <w:rPr>
          <w:rFonts w:ascii="Arial" w:hAnsi="Arial" w:cs="Arial"/>
          <w:b/>
          <w:lang w:val="en"/>
        </w:rPr>
        <w:t xml:space="preserve">Table </w:t>
      </w:r>
      <w:r w:rsidR="005A77FE">
        <w:rPr>
          <w:rFonts w:ascii="Arial" w:hAnsi="Arial" w:cs="Arial"/>
          <w:b/>
          <w:lang w:val="en"/>
        </w:rPr>
        <w:t>5</w:t>
      </w:r>
      <w:r w:rsidRPr="005868E8">
        <w:rPr>
          <w:rFonts w:ascii="Arial" w:hAnsi="Arial" w:cs="Arial"/>
          <w:b/>
          <w:lang w:val="en"/>
        </w:rPr>
        <w:t>: Study Hypotheses</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2070"/>
        <w:gridCol w:w="3528"/>
      </w:tblGrid>
      <w:tr w:rsidR="005868E8" w:rsidRPr="005868E8" w14:paraId="72F8A0D5" w14:textId="77777777" w:rsidTr="000B287C">
        <w:tc>
          <w:tcPr>
            <w:tcW w:w="3510" w:type="dxa"/>
            <w:shd w:val="clear" w:color="auto" w:fill="D9D9D9"/>
            <w:vAlign w:val="center"/>
          </w:tcPr>
          <w:p w14:paraId="6742A8DC" w14:textId="77777777" w:rsidR="005868E8" w:rsidRPr="005868E8" w:rsidRDefault="005868E8" w:rsidP="000B287C">
            <w:pPr>
              <w:rPr>
                <w:rFonts w:ascii="Arial" w:eastAsia="PMingLiU" w:hAnsi="Arial" w:cs="Arial"/>
                <w:b/>
                <w:szCs w:val="22"/>
                <w:lang w:val="en"/>
              </w:rPr>
            </w:pPr>
            <w:r w:rsidRPr="005868E8">
              <w:rPr>
                <w:rFonts w:ascii="Arial" w:eastAsia="PMingLiU" w:hAnsi="Arial" w:cs="Arial"/>
                <w:b/>
                <w:szCs w:val="22"/>
                <w:lang w:val="en"/>
              </w:rPr>
              <w:t>Clinical Parameter</w:t>
            </w:r>
          </w:p>
        </w:tc>
        <w:tc>
          <w:tcPr>
            <w:tcW w:w="2070" w:type="dxa"/>
            <w:shd w:val="clear" w:color="auto" w:fill="D9D9D9"/>
            <w:vAlign w:val="center"/>
          </w:tcPr>
          <w:p w14:paraId="0354EB00" w14:textId="77777777" w:rsidR="005868E8" w:rsidRPr="005868E8" w:rsidRDefault="005868E8" w:rsidP="000B287C">
            <w:pPr>
              <w:rPr>
                <w:rFonts w:ascii="Arial" w:eastAsia="PMingLiU" w:hAnsi="Arial" w:cs="Arial"/>
                <w:b/>
                <w:szCs w:val="22"/>
                <w:lang w:val="en"/>
              </w:rPr>
            </w:pPr>
            <w:r w:rsidRPr="005868E8">
              <w:rPr>
                <w:rFonts w:ascii="Arial" w:eastAsia="PMingLiU" w:hAnsi="Arial" w:cs="Arial"/>
                <w:b/>
                <w:szCs w:val="22"/>
                <w:lang w:val="en"/>
              </w:rPr>
              <w:t>Performance Goal</w:t>
            </w:r>
          </w:p>
        </w:tc>
        <w:tc>
          <w:tcPr>
            <w:tcW w:w="3528" w:type="dxa"/>
            <w:shd w:val="clear" w:color="auto" w:fill="D9D9D9"/>
            <w:vAlign w:val="center"/>
          </w:tcPr>
          <w:p w14:paraId="6BC801C4" w14:textId="77777777" w:rsidR="005868E8" w:rsidRPr="005868E8" w:rsidRDefault="005868E8" w:rsidP="000B287C">
            <w:pPr>
              <w:rPr>
                <w:rFonts w:ascii="Arial" w:eastAsia="PMingLiU" w:hAnsi="Arial" w:cs="Arial"/>
                <w:b/>
                <w:szCs w:val="22"/>
                <w:lang w:val="en"/>
              </w:rPr>
            </w:pPr>
            <w:r w:rsidRPr="005868E8">
              <w:rPr>
                <w:rFonts w:ascii="Arial" w:eastAsia="PMingLiU" w:hAnsi="Arial" w:cs="Arial"/>
                <w:b/>
                <w:szCs w:val="22"/>
                <w:lang w:val="en"/>
              </w:rPr>
              <w:t>Null Hypothesis</w:t>
            </w:r>
          </w:p>
        </w:tc>
      </w:tr>
      <w:tr w:rsidR="005868E8" w:rsidRPr="005868E8" w14:paraId="6DC8F7F3" w14:textId="77777777" w:rsidTr="000B287C">
        <w:tc>
          <w:tcPr>
            <w:tcW w:w="3510" w:type="dxa"/>
            <w:shd w:val="clear" w:color="auto" w:fill="auto"/>
            <w:vAlign w:val="center"/>
          </w:tcPr>
          <w:p w14:paraId="473EFA0C" w14:textId="77777777" w:rsidR="005868E8" w:rsidRPr="005868E8" w:rsidRDefault="005868E8" w:rsidP="000B287C">
            <w:pPr>
              <w:rPr>
                <w:rFonts w:ascii="Arial" w:eastAsia="PMingLiU" w:hAnsi="Arial" w:cs="Arial"/>
                <w:b/>
                <w:szCs w:val="22"/>
                <w:lang w:val="en"/>
              </w:rPr>
            </w:pPr>
            <w:r w:rsidRPr="005868E8">
              <w:rPr>
                <w:rFonts w:ascii="Arial" w:eastAsia="PMingLiU" w:hAnsi="Arial" w:cs="Arial"/>
                <w:b/>
                <w:szCs w:val="22"/>
                <w:lang w:val="en"/>
              </w:rPr>
              <w:t xml:space="preserve">Qualitative Assessment of Left Ventricular Size </w:t>
            </w:r>
          </w:p>
        </w:tc>
        <w:tc>
          <w:tcPr>
            <w:tcW w:w="2070" w:type="dxa"/>
            <w:shd w:val="clear" w:color="auto" w:fill="auto"/>
            <w:vAlign w:val="center"/>
          </w:tcPr>
          <w:p w14:paraId="560B8323" w14:textId="77777777" w:rsidR="005868E8" w:rsidRPr="005868E8" w:rsidRDefault="005868E8" w:rsidP="000B287C">
            <w:pPr>
              <w:jc w:val="center"/>
              <w:rPr>
                <w:rFonts w:ascii="Arial" w:eastAsia="PMingLiU" w:hAnsi="Arial" w:cs="Arial"/>
                <w:szCs w:val="22"/>
                <w:lang w:val="en"/>
              </w:rPr>
            </w:pPr>
            <w:r w:rsidRPr="005868E8">
              <w:rPr>
                <w:rFonts w:ascii="Arial" w:eastAsia="PMingLiU" w:hAnsi="Arial" w:cs="Arial"/>
                <w:szCs w:val="22"/>
                <w:lang w:val="en"/>
              </w:rPr>
              <w:t>80%</w:t>
            </w:r>
          </w:p>
        </w:tc>
        <w:tc>
          <w:tcPr>
            <w:tcW w:w="3528" w:type="dxa"/>
            <w:shd w:val="clear" w:color="auto" w:fill="auto"/>
            <w:vAlign w:val="center"/>
          </w:tcPr>
          <w:p w14:paraId="12B2BB52" w14:textId="77777777" w:rsidR="005868E8" w:rsidRPr="005868E8" w:rsidRDefault="005868E8" w:rsidP="000B287C">
            <w:pPr>
              <w:rPr>
                <w:rFonts w:ascii="Arial" w:eastAsia="PMingLiU" w:hAnsi="Arial" w:cs="Arial"/>
                <w:szCs w:val="22"/>
                <w:lang w:val="en"/>
              </w:rPr>
            </w:pPr>
            <w:r w:rsidRPr="005868E8">
              <w:rPr>
                <w:rFonts w:ascii="Arial" w:eastAsia="PMingLiU" w:hAnsi="Arial" w:cs="Arial"/>
                <w:szCs w:val="22"/>
                <w:lang w:val="en"/>
              </w:rPr>
              <w:t>H</w:t>
            </w:r>
            <w:r w:rsidRPr="005868E8">
              <w:rPr>
                <w:rFonts w:ascii="Arial" w:eastAsia="PMingLiU" w:hAnsi="Arial" w:cs="Arial"/>
                <w:szCs w:val="22"/>
                <w:vertAlign w:val="subscript"/>
                <w:lang w:val="en"/>
              </w:rPr>
              <w:t>0</w:t>
            </w:r>
            <w:r w:rsidRPr="005868E8">
              <w:rPr>
                <w:rFonts w:ascii="Arial" w:eastAsia="PMingLiU" w:hAnsi="Arial" w:cs="Arial"/>
                <w:szCs w:val="22"/>
                <w:lang w:val="en"/>
              </w:rPr>
              <w:t>: % of patient studies where parameter can be assessed ≤ 80%</w:t>
            </w:r>
          </w:p>
        </w:tc>
      </w:tr>
      <w:tr w:rsidR="005868E8" w:rsidRPr="005868E8" w14:paraId="097C9F90" w14:textId="77777777" w:rsidTr="000B287C">
        <w:tc>
          <w:tcPr>
            <w:tcW w:w="3510" w:type="dxa"/>
            <w:shd w:val="clear" w:color="auto" w:fill="auto"/>
            <w:vAlign w:val="center"/>
          </w:tcPr>
          <w:p w14:paraId="51DD2A33" w14:textId="77777777" w:rsidR="005868E8" w:rsidRPr="005868E8" w:rsidRDefault="005868E8" w:rsidP="000B287C">
            <w:pPr>
              <w:rPr>
                <w:rFonts w:ascii="Arial" w:eastAsia="PMingLiU" w:hAnsi="Arial" w:cs="Arial"/>
                <w:b/>
                <w:szCs w:val="22"/>
                <w:lang w:val="en"/>
              </w:rPr>
            </w:pPr>
            <w:r w:rsidRPr="005868E8">
              <w:rPr>
                <w:rFonts w:ascii="Arial" w:eastAsia="PMingLiU" w:hAnsi="Arial" w:cs="Arial"/>
                <w:b/>
                <w:szCs w:val="22"/>
                <w:lang w:val="en"/>
              </w:rPr>
              <w:t>Qualitative Assessment of Global Left Ventricular Function</w:t>
            </w:r>
          </w:p>
        </w:tc>
        <w:tc>
          <w:tcPr>
            <w:tcW w:w="2070" w:type="dxa"/>
            <w:shd w:val="clear" w:color="auto" w:fill="auto"/>
            <w:vAlign w:val="center"/>
          </w:tcPr>
          <w:p w14:paraId="2CA8C95C" w14:textId="77777777" w:rsidR="005868E8" w:rsidRPr="005868E8" w:rsidRDefault="005868E8" w:rsidP="000B287C">
            <w:pPr>
              <w:jc w:val="center"/>
              <w:rPr>
                <w:rFonts w:ascii="Arial" w:eastAsia="PMingLiU" w:hAnsi="Arial" w:cs="Arial"/>
                <w:szCs w:val="22"/>
                <w:lang w:val="en"/>
              </w:rPr>
            </w:pPr>
            <w:r w:rsidRPr="005868E8">
              <w:rPr>
                <w:rFonts w:ascii="Arial" w:eastAsia="PMingLiU" w:hAnsi="Arial" w:cs="Arial"/>
                <w:szCs w:val="22"/>
                <w:lang w:val="en"/>
              </w:rPr>
              <w:t>80%</w:t>
            </w:r>
          </w:p>
        </w:tc>
        <w:tc>
          <w:tcPr>
            <w:tcW w:w="3528" w:type="dxa"/>
            <w:shd w:val="clear" w:color="auto" w:fill="auto"/>
            <w:vAlign w:val="center"/>
          </w:tcPr>
          <w:p w14:paraId="6241984D" w14:textId="77777777" w:rsidR="005868E8" w:rsidRPr="005868E8" w:rsidRDefault="005868E8" w:rsidP="000B287C">
            <w:pPr>
              <w:rPr>
                <w:rFonts w:ascii="Arial" w:eastAsia="PMingLiU" w:hAnsi="Arial" w:cs="Arial"/>
                <w:szCs w:val="22"/>
                <w:lang w:val="en"/>
              </w:rPr>
            </w:pPr>
            <w:r w:rsidRPr="005868E8">
              <w:rPr>
                <w:rFonts w:ascii="Arial" w:eastAsia="PMingLiU" w:hAnsi="Arial" w:cs="Arial"/>
                <w:szCs w:val="22"/>
                <w:lang w:val="en"/>
              </w:rPr>
              <w:t>H</w:t>
            </w:r>
            <w:r w:rsidRPr="005868E8">
              <w:rPr>
                <w:rFonts w:ascii="Arial" w:eastAsia="PMingLiU" w:hAnsi="Arial" w:cs="Arial"/>
                <w:szCs w:val="22"/>
                <w:vertAlign w:val="subscript"/>
                <w:lang w:val="en"/>
              </w:rPr>
              <w:t>0</w:t>
            </w:r>
            <w:r w:rsidRPr="005868E8">
              <w:rPr>
                <w:rFonts w:ascii="Arial" w:eastAsia="PMingLiU" w:hAnsi="Arial" w:cs="Arial"/>
                <w:szCs w:val="22"/>
                <w:lang w:val="en"/>
              </w:rPr>
              <w:t>: % of patient studies where parameter can be assessed ≤ 80%</w:t>
            </w:r>
          </w:p>
        </w:tc>
      </w:tr>
      <w:tr w:rsidR="005868E8" w:rsidRPr="005868E8" w14:paraId="2F2A43F6" w14:textId="77777777" w:rsidTr="000B287C">
        <w:tc>
          <w:tcPr>
            <w:tcW w:w="3510" w:type="dxa"/>
            <w:shd w:val="clear" w:color="auto" w:fill="auto"/>
            <w:vAlign w:val="center"/>
          </w:tcPr>
          <w:p w14:paraId="0D0205C5" w14:textId="77777777" w:rsidR="005868E8" w:rsidRPr="005868E8" w:rsidRDefault="005868E8" w:rsidP="000B287C">
            <w:pPr>
              <w:rPr>
                <w:rFonts w:ascii="Arial" w:eastAsia="PMingLiU" w:hAnsi="Arial" w:cs="Arial"/>
                <w:b/>
                <w:szCs w:val="22"/>
                <w:lang w:val="en"/>
              </w:rPr>
            </w:pPr>
            <w:r w:rsidRPr="005868E8">
              <w:rPr>
                <w:rFonts w:ascii="Arial" w:eastAsia="PMingLiU" w:hAnsi="Arial" w:cs="Arial"/>
                <w:b/>
                <w:szCs w:val="22"/>
                <w:lang w:val="en"/>
              </w:rPr>
              <w:t>Qualitative Assessment of Right Ventricular Size</w:t>
            </w:r>
          </w:p>
        </w:tc>
        <w:tc>
          <w:tcPr>
            <w:tcW w:w="2070" w:type="dxa"/>
            <w:shd w:val="clear" w:color="auto" w:fill="auto"/>
            <w:vAlign w:val="center"/>
          </w:tcPr>
          <w:p w14:paraId="21A421B9" w14:textId="77777777" w:rsidR="005868E8" w:rsidRPr="005868E8" w:rsidRDefault="005868E8" w:rsidP="000B287C">
            <w:pPr>
              <w:jc w:val="center"/>
              <w:rPr>
                <w:rFonts w:ascii="Arial" w:eastAsia="PMingLiU" w:hAnsi="Arial" w:cs="Arial"/>
                <w:szCs w:val="22"/>
                <w:lang w:val="en"/>
              </w:rPr>
            </w:pPr>
            <w:r w:rsidRPr="005868E8">
              <w:rPr>
                <w:rFonts w:ascii="Arial" w:eastAsia="PMingLiU" w:hAnsi="Arial" w:cs="Arial"/>
                <w:szCs w:val="22"/>
                <w:lang w:val="en"/>
              </w:rPr>
              <w:t>80%</w:t>
            </w:r>
          </w:p>
        </w:tc>
        <w:tc>
          <w:tcPr>
            <w:tcW w:w="3528" w:type="dxa"/>
            <w:shd w:val="clear" w:color="auto" w:fill="auto"/>
            <w:vAlign w:val="center"/>
          </w:tcPr>
          <w:p w14:paraId="30AE70CD" w14:textId="77777777" w:rsidR="005868E8" w:rsidRPr="005868E8" w:rsidRDefault="005868E8" w:rsidP="000B287C">
            <w:pPr>
              <w:rPr>
                <w:rFonts w:ascii="Arial" w:eastAsia="PMingLiU" w:hAnsi="Arial" w:cs="Arial"/>
                <w:szCs w:val="22"/>
                <w:lang w:val="en"/>
              </w:rPr>
            </w:pPr>
            <w:r w:rsidRPr="005868E8">
              <w:rPr>
                <w:rFonts w:ascii="Arial" w:eastAsia="PMingLiU" w:hAnsi="Arial" w:cs="Arial"/>
                <w:szCs w:val="22"/>
                <w:lang w:val="en"/>
              </w:rPr>
              <w:t>H</w:t>
            </w:r>
            <w:r w:rsidRPr="005868E8">
              <w:rPr>
                <w:rFonts w:ascii="Arial" w:eastAsia="PMingLiU" w:hAnsi="Arial" w:cs="Arial"/>
                <w:szCs w:val="22"/>
                <w:vertAlign w:val="subscript"/>
                <w:lang w:val="en"/>
              </w:rPr>
              <w:t>0</w:t>
            </w:r>
            <w:r w:rsidRPr="005868E8">
              <w:rPr>
                <w:rFonts w:ascii="Arial" w:eastAsia="PMingLiU" w:hAnsi="Arial" w:cs="Arial"/>
                <w:szCs w:val="22"/>
                <w:lang w:val="en"/>
              </w:rPr>
              <w:t>: % of patient studies where parameter can be assessed ≤ 80%</w:t>
            </w:r>
          </w:p>
        </w:tc>
      </w:tr>
      <w:tr w:rsidR="005868E8" w:rsidRPr="005868E8" w14:paraId="26552421" w14:textId="77777777" w:rsidTr="000B287C">
        <w:tc>
          <w:tcPr>
            <w:tcW w:w="3510" w:type="dxa"/>
            <w:shd w:val="clear" w:color="auto" w:fill="auto"/>
            <w:vAlign w:val="center"/>
          </w:tcPr>
          <w:p w14:paraId="037E05E5" w14:textId="77777777" w:rsidR="005868E8" w:rsidRPr="005868E8" w:rsidRDefault="005868E8" w:rsidP="000B287C">
            <w:pPr>
              <w:rPr>
                <w:rFonts w:ascii="Arial" w:eastAsia="PMingLiU" w:hAnsi="Arial" w:cs="Arial"/>
                <w:b/>
                <w:szCs w:val="22"/>
                <w:lang w:val="en"/>
              </w:rPr>
            </w:pPr>
            <w:r w:rsidRPr="005868E8">
              <w:rPr>
                <w:rFonts w:ascii="Arial" w:eastAsia="PMingLiU" w:hAnsi="Arial" w:cs="Arial"/>
                <w:b/>
                <w:szCs w:val="22"/>
                <w:lang w:val="en"/>
              </w:rPr>
              <w:lastRenderedPageBreak/>
              <w:t>Qualitative Assessment of Pericardial Effusion</w:t>
            </w:r>
          </w:p>
        </w:tc>
        <w:tc>
          <w:tcPr>
            <w:tcW w:w="2070" w:type="dxa"/>
            <w:shd w:val="clear" w:color="auto" w:fill="auto"/>
            <w:vAlign w:val="center"/>
          </w:tcPr>
          <w:p w14:paraId="14B4C749" w14:textId="77777777" w:rsidR="005868E8" w:rsidRPr="005868E8" w:rsidRDefault="005868E8" w:rsidP="000B287C">
            <w:pPr>
              <w:jc w:val="center"/>
              <w:rPr>
                <w:rFonts w:ascii="Arial" w:eastAsia="PMingLiU" w:hAnsi="Arial" w:cs="Arial"/>
                <w:szCs w:val="22"/>
                <w:lang w:val="en"/>
              </w:rPr>
            </w:pPr>
            <w:r w:rsidRPr="005868E8">
              <w:rPr>
                <w:rFonts w:ascii="Arial" w:eastAsia="PMingLiU" w:hAnsi="Arial" w:cs="Arial"/>
                <w:szCs w:val="22"/>
                <w:lang w:val="en"/>
              </w:rPr>
              <w:t>80%</w:t>
            </w:r>
          </w:p>
        </w:tc>
        <w:tc>
          <w:tcPr>
            <w:tcW w:w="3528" w:type="dxa"/>
            <w:shd w:val="clear" w:color="auto" w:fill="auto"/>
            <w:vAlign w:val="center"/>
          </w:tcPr>
          <w:p w14:paraId="764DEB9F" w14:textId="77777777" w:rsidR="005868E8" w:rsidRPr="005868E8" w:rsidRDefault="005868E8" w:rsidP="000B287C">
            <w:pPr>
              <w:rPr>
                <w:rFonts w:ascii="Arial" w:eastAsia="PMingLiU" w:hAnsi="Arial" w:cs="Arial"/>
                <w:szCs w:val="22"/>
                <w:lang w:val="en"/>
              </w:rPr>
            </w:pPr>
            <w:r w:rsidRPr="005868E8">
              <w:rPr>
                <w:rFonts w:ascii="Arial" w:eastAsia="PMingLiU" w:hAnsi="Arial" w:cs="Arial"/>
                <w:szCs w:val="22"/>
                <w:lang w:val="en"/>
              </w:rPr>
              <w:t>H</w:t>
            </w:r>
            <w:r w:rsidRPr="005868E8">
              <w:rPr>
                <w:rFonts w:ascii="Arial" w:eastAsia="PMingLiU" w:hAnsi="Arial" w:cs="Arial"/>
                <w:szCs w:val="22"/>
                <w:vertAlign w:val="subscript"/>
                <w:lang w:val="en"/>
              </w:rPr>
              <w:t>0</w:t>
            </w:r>
            <w:r w:rsidRPr="005868E8">
              <w:rPr>
                <w:rFonts w:ascii="Arial" w:eastAsia="PMingLiU" w:hAnsi="Arial" w:cs="Arial"/>
                <w:szCs w:val="22"/>
                <w:lang w:val="en"/>
              </w:rPr>
              <w:t>: % of patient studies where parameter can be assessed ≤ 80%</w:t>
            </w:r>
          </w:p>
        </w:tc>
      </w:tr>
    </w:tbl>
    <w:p w14:paraId="2B57D916" w14:textId="77777777" w:rsidR="005868E8" w:rsidRPr="005868E8" w:rsidRDefault="005868E8" w:rsidP="005868E8">
      <w:pPr>
        <w:jc w:val="center"/>
        <w:rPr>
          <w:rFonts w:ascii="Arial" w:hAnsi="Arial" w:cs="Arial"/>
          <w:b/>
          <w:lang w:val="en"/>
        </w:rPr>
      </w:pPr>
    </w:p>
    <w:p w14:paraId="4B7B3368" w14:textId="77777777" w:rsidR="005868E8" w:rsidRPr="005868E8" w:rsidRDefault="005868E8" w:rsidP="005868E8">
      <w:pPr>
        <w:rPr>
          <w:rFonts w:ascii="Arial" w:hAnsi="Arial" w:cs="Arial"/>
          <w:b/>
          <w:lang w:val="en"/>
        </w:rPr>
      </w:pPr>
      <w:r w:rsidRPr="005868E8">
        <w:rPr>
          <w:rFonts w:ascii="Arial" w:hAnsi="Arial" w:cs="Arial"/>
          <w:b/>
          <w:lang w:val="en"/>
        </w:rPr>
        <w:t>Descriptive Statistics:</w:t>
      </w:r>
    </w:p>
    <w:p w14:paraId="70D99480" w14:textId="77777777" w:rsidR="005868E8" w:rsidRPr="005868E8" w:rsidRDefault="005868E8" w:rsidP="005868E8">
      <w:pPr>
        <w:rPr>
          <w:rFonts w:ascii="Arial" w:hAnsi="Arial" w:cs="Arial"/>
          <w:lang w:val="en"/>
        </w:rPr>
      </w:pPr>
    </w:p>
    <w:p w14:paraId="350F34BA" w14:textId="6D815258" w:rsidR="005868E8" w:rsidRPr="005868E8" w:rsidRDefault="005868E8" w:rsidP="005868E8">
      <w:pPr>
        <w:rPr>
          <w:rFonts w:ascii="Arial" w:hAnsi="Arial" w:cs="Arial"/>
          <w:lang w:val="en"/>
        </w:rPr>
      </w:pPr>
      <w:r w:rsidRPr="005868E8">
        <w:rPr>
          <w:rFonts w:ascii="Arial" w:hAnsi="Arial" w:cs="Arial"/>
          <w:lang w:val="en"/>
        </w:rPr>
        <w:t>The following descriptive statistics be evaluated</w:t>
      </w:r>
      <w:r w:rsidR="005A77FE">
        <w:rPr>
          <w:rFonts w:ascii="Arial" w:hAnsi="Arial" w:cs="Arial"/>
          <w:lang w:val="en"/>
        </w:rPr>
        <w:t xml:space="preserve"> for the secondary endpoints</w:t>
      </w:r>
      <w:r w:rsidRPr="005868E8">
        <w:rPr>
          <w:rFonts w:ascii="Arial" w:hAnsi="Arial" w:cs="Arial"/>
          <w:lang w:val="en"/>
        </w:rPr>
        <w:t>:</w:t>
      </w:r>
    </w:p>
    <w:p w14:paraId="236698FE" w14:textId="25786BEA" w:rsidR="005868E8" w:rsidRDefault="005868E8" w:rsidP="005868E8">
      <w:pPr>
        <w:rPr>
          <w:rFonts w:ascii="Arial" w:hAnsi="Arial" w:cs="Arial"/>
          <w:b/>
          <w:lang w:val="en"/>
        </w:rPr>
      </w:pPr>
    </w:p>
    <w:p w14:paraId="4424E6BB" w14:textId="77777777" w:rsidR="00941247" w:rsidRDefault="00941247" w:rsidP="005868E8">
      <w:pPr>
        <w:rPr>
          <w:rFonts w:ascii="Arial" w:hAnsi="Arial" w:cs="Arial"/>
          <w:b/>
          <w:lang w:val="en"/>
        </w:rPr>
      </w:pPr>
    </w:p>
    <w:p w14:paraId="6290BA5A" w14:textId="77777777" w:rsidR="00941247" w:rsidRDefault="00941247" w:rsidP="005868E8">
      <w:pPr>
        <w:rPr>
          <w:rFonts w:ascii="Arial" w:hAnsi="Arial" w:cs="Arial"/>
          <w:b/>
          <w:lang w:val="en"/>
        </w:rPr>
      </w:pPr>
    </w:p>
    <w:p w14:paraId="6002FA96" w14:textId="77777777" w:rsidR="00941247" w:rsidRDefault="00941247" w:rsidP="005868E8">
      <w:pPr>
        <w:rPr>
          <w:rFonts w:ascii="Arial" w:hAnsi="Arial" w:cs="Arial"/>
          <w:b/>
          <w:lang w:val="en"/>
        </w:rPr>
      </w:pPr>
    </w:p>
    <w:p w14:paraId="17D0BB63" w14:textId="6549EC81" w:rsidR="005A77FE" w:rsidRPr="00941247" w:rsidRDefault="00941247" w:rsidP="005868E8">
      <w:pPr>
        <w:rPr>
          <w:rFonts w:ascii="Arial" w:hAnsi="Arial" w:cs="Arial"/>
          <w:b/>
          <w:lang w:val="en"/>
        </w:rPr>
      </w:pPr>
      <w:r w:rsidRPr="00941247">
        <w:rPr>
          <w:rFonts w:ascii="Arial" w:hAnsi="Arial" w:cs="Arial"/>
          <w:b/>
          <w:lang w:val="en"/>
        </w:rPr>
        <w:t>Study exam:</w:t>
      </w:r>
    </w:p>
    <w:p w14:paraId="3207FE73" w14:textId="095BF693" w:rsidR="005868E8" w:rsidRPr="005868E8" w:rsidRDefault="005868E8" w:rsidP="00660EC6">
      <w:pPr>
        <w:numPr>
          <w:ilvl w:val="0"/>
          <w:numId w:val="10"/>
        </w:numPr>
        <w:tabs>
          <w:tab w:val="left" w:pos="720"/>
        </w:tabs>
        <w:spacing w:line="264" w:lineRule="auto"/>
        <w:rPr>
          <w:rFonts w:ascii="Arial" w:hAnsi="Arial" w:cs="Arial"/>
          <w:b/>
          <w:lang w:val="en"/>
        </w:rPr>
      </w:pPr>
      <w:r w:rsidRPr="005868E8">
        <w:rPr>
          <w:rFonts w:ascii="Arial" w:hAnsi="Arial" w:cs="Arial"/>
          <w:b/>
          <w:lang w:val="en"/>
        </w:rPr>
        <w:t>Additional Patient-Level Clinical Parameters</w:t>
      </w:r>
      <w:r w:rsidR="005A77FE">
        <w:rPr>
          <w:rFonts w:ascii="Arial" w:hAnsi="Arial" w:cs="Arial"/>
          <w:b/>
          <w:lang w:val="en"/>
        </w:rPr>
        <w:t xml:space="preserve"> for study exam</w:t>
      </w:r>
      <w:r w:rsidRPr="005868E8">
        <w:rPr>
          <w:rFonts w:ascii="Arial" w:hAnsi="Arial" w:cs="Arial"/>
          <w:b/>
          <w:lang w:val="en"/>
        </w:rPr>
        <w:t xml:space="preserve">: </w:t>
      </w:r>
    </w:p>
    <w:p w14:paraId="77B941C3" w14:textId="6BA472EC" w:rsidR="005868E8" w:rsidRPr="005868E8" w:rsidRDefault="005868E8" w:rsidP="00660EC6">
      <w:pPr>
        <w:numPr>
          <w:ilvl w:val="1"/>
          <w:numId w:val="10"/>
        </w:numPr>
        <w:tabs>
          <w:tab w:val="left" w:pos="720"/>
        </w:tabs>
        <w:spacing w:line="264" w:lineRule="auto"/>
        <w:rPr>
          <w:rFonts w:ascii="Arial" w:hAnsi="Arial" w:cs="Arial"/>
          <w:lang w:val="en"/>
        </w:rPr>
      </w:pPr>
      <w:r w:rsidRPr="005868E8">
        <w:rPr>
          <w:rFonts w:ascii="Arial" w:hAnsi="Arial" w:cs="Arial"/>
          <w:lang w:val="en"/>
        </w:rPr>
        <w:t>Qualitative assessment of IVC size</w:t>
      </w:r>
    </w:p>
    <w:p w14:paraId="191CDAB1" w14:textId="77777777" w:rsidR="005868E8" w:rsidRPr="005868E8" w:rsidRDefault="005868E8" w:rsidP="00660EC6">
      <w:pPr>
        <w:numPr>
          <w:ilvl w:val="1"/>
          <w:numId w:val="10"/>
        </w:numPr>
        <w:tabs>
          <w:tab w:val="left" w:pos="720"/>
        </w:tabs>
        <w:spacing w:line="264" w:lineRule="auto"/>
        <w:rPr>
          <w:rFonts w:ascii="Arial" w:hAnsi="Arial" w:cs="Arial"/>
          <w:lang w:val="en"/>
        </w:rPr>
      </w:pPr>
      <w:r w:rsidRPr="005868E8">
        <w:rPr>
          <w:rFonts w:ascii="Arial" w:hAnsi="Arial" w:cs="Arial"/>
          <w:lang w:val="en"/>
        </w:rPr>
        <w:t>Qualitative assessment of RV function</w:t>
      </w:r>
    </w:p>
    <w:p w14:paraId="02FE6DBB" w14:textId="77777777" w:rsidR="005868E8" w:rsidRPr="005868E8" w:rsidRDefault="005868E8" w:rsidP="00660EC6">
      <w:pPr>
        <w:numPr>
          <w:ilvl w:val="1"/>
          <w:numId w:val="10"/>
        </w:numPr>
        <w:tabs>
          <w:tab w:val="left" w:pos="720"/>
        </w:tabs>
        <w:spacing w:line="264" w:lineRule="auto"/>
        <w:rPr>
          <w:rFonts w:ascii="Arial" w:hAnsi="Arial" w:cs="Arial"/>
          <w:lang w:val="en"/>
        </w:rPr>
      </w:pPr>
      <w:r w:rsidRPr="005868E8">
        <w:rPr>
          <w:rFonts w:ascii="Arial" w:hAnsi="Arial" w:cs="Arial"/>
          <w:lang w:val="en"/>
        </w:rPr>
        <w:t>Qualitative assessment of LA size</w:t>
      </w:r>
    </w:p>
    <w:p w14:paraId="75C43F99" w14:textId="1540F6CD" w:rsidR="005868E8" w:rsidRDefault="005868E8" w:rsidP="00660EC6">
      <w:pPr>
        <w:numPr>
          <w:ilvl w:val="1"/>
          <w:numId w:val="10"/>
        </w:numPr>
        <w:tabs>
          <w:tab w:val="left" w:pos="720"/>
        </w:tabs>
        <w:spacing w:line="264" w:lineRule="auto"/>
        <w:rPr>
          <w:rFonts w:ascii="Arial" w:hAnsi="Arial" w:cs="Arial"/>
          <w:lang w:val="en"/>
        </w:rPr>
      </w:pPr>
      <w:r w:rsidRPr="005868E8">
        <w:rPr>
          <w:rFonts w:ascii="Arial" w:hAnsi="Arial" w:cs="Arial"/>
          <w:lang w:val="en"/>
        </w:rPr>
        <w:t>Qualitative assessment of aortic valve, mitral valve, and tricuspid valve</w:t>
      </w:r>
    </w:p>
    <w:p w14:paraId="7848E19F" w14:textId="77777777" w:rsidR="005A77FE" w:rsidRPr="005868E8" w:rsidRDefault="005A77FE" w:rsidP="005A77FE">
      <w:pPr>
        <w:tabs>
          <w:tab w:val="left" w:pos="720"/>
        </w:tabs>
        <w:spacing w:line="264" w:lineRule="auto"/>
        <w:ind w:left="1440"/>
        <w:rPr>
          <w:rFonts w:ascii="Arial" w:hAnsi="Arial" w:cs="Arial"/>
          <w:lang w:val="en"/>
        </w:rPr>
      </w:pPr>
    </w:p>
    <w:p w14:paraId="04C8D849" w14:textId="77777777" w:rsidR="005868E8" w:rsidRPr="005868E8" w:rsidRDefault="005868E8" w:rsidP="00660EC6">
      <w:pPr>
        <w:numPr>
          <w:ilvl w:val="0"/>
          <w:numId w:val="16"/>
        </w:numPr>
        <w:tabs>
          <w:tab w:val="left" w:pos="720"/>
        </w:tabs>
        <w:spacing w:line="264" w:lineRule="auto"/>
        <w:rPr>
          <w:rFonts w:ascii="Arial" w:hAnsi="Arial" w:cs="Arial"/>
          <w:lang w:val="en"/>
        </w:rPr>
      </w:pPr>
      <w:r w:rsidRPr="005868E8">
        <w:rPr>
          <w:rFonts w:ascii="Arial" w:hAnsi="Arial" w:cs="Arial"/>
          <w:b/>
          <w:lang w:val="en"/>
        </w:rPr>
        <w:t xml:space="preserve">View-level Results: </w:t>
      </w:r>
      <w:r w:rsidRPr="005868E8">
        <w:rPr>
          <w:rFonts w:ascii="Arial" w:hAnsi="Arial" w:cs="Arial"/>
          <w:lang w:val="en"/>
        </w:rPr>
        <w:t>% of patient studies with diagnostic (ACEP 3+) quality clip for each Standard View</w:t>
      </w:r>
    </w:p>
    <w:p w14:paraId="281E0AC3" w14:textId="77777777" w:rsidR="005868E8" w:rsidRPr="00941247" w:rsidRDefault="005868E8" w:rsidP="00660EC6">
      <w:pPr>
        <w:numPr>
          <w:ilvl w:val="0"/>
          <w:numId w:val="16"/>
        </w:numPr>
        <w:tabs>
          <w:tab w:val="left" w:pos="720"/>
        </w:tabs>
        <w:spacing w:line="264" w:lineRule="auto"/>
        <w:rPr>
          <w:rFonts w:ascii="Arial" w:hAnsi="Arial" w:cs="Arial"/>
          <w:lang w:val="en"/>
        </w:rPr>
      </w:pPr>
      <w:r w:rsidRPr="00941247">
        <w:rPr>
          <w:rFonts w:ascii="Arial" w:hAnsi="Arial" w:cs="Arial"/>
          <w:lang w:val="en"/>
        </w:rPr>
        <w:t xml:space="preserve">Subgroup Analyses: Results per BMI </w:t>
      </w:r>
      <w:commentRangeStart w:id="106"/>
      <w:r w:rsidRPr="00941247">
        <w:rPr>
          <w:rFonts w:ascii="Arial" w:hAnsi="Arial" w:cs="Arial"/>
          <w:lang w:val="en"/>
        </w:rPr>
        <w:t>group</w:t>
      </w:r>
      <w:commentRangeEnd w:id="106"/>
      <w:r w:rsidR="005A77FE" w:rsidRPr="00941247">
        <w:rPr>
          <w:rStyle w:val="CommentReference"/>
        </w:rPr>
        <w:commentReference w:id="106"/>
      </w:r>
      <w:r w:rsidRPr="00941247">
        <w:rPr>
          <w:rFonts w:ascii="Arial" w:hAnsi="Arial" w:cs="Arial"/>
          <w:lang w:val="en"/>
        </w:rPr>
        <w:t>, sex, age, etc.</w:t>
      </w:r>
    </w:p>
    <w:p w14:paraId="6917E486" w14:textId="77777777" w:rsidR="00941247" w:rsidRDefault="00941247" w:rsidP="00941247">
      <w:pPr>
        <w:tabs>
          <w:tab w:val="left" w:pos="720"/>
        </w:tabs>
        <w:spacing w:line="264" w:lineRule="auto"/>
        <w:rPr>
          <w:rFonts w:ascii="Arial" w:hAnsi="Arial" w:cs="Arial"/>
          <w:lang w:val="en"/>
        </w:rPr>
      </w:pPr>
    </w:p>
    <w:p w14:paraId="07F0FDD6" w14:textId="145A5913" w:rsidR="00941247" w:rsidRPr="00941247" w:rsidRDefault="00941247" w:rsidP="00941247">
      <w:pPr>
        <w:tabs>
          <w:tab w:val="left" w:pos="720"/>
        </w:tabs>
        <w:spacing w:line="264" w:lineRule="auto"/>
        <w:rPr>
          <w:rFonts w:ascii="Arial" w:hAnsi="Arial" w:cs="Arial"/>
          <w:b/>
          <w:lang w:val="en"/>
        </w:rPr>
      </w:pPr>
      <w:r w:rsidRPr="00941247">
        <w:rPr>
          <w:rFonts w:ascii="Arial" w:hAnsi="Arial" w:cs="Arial"/>
          <w:b/>
          <w:lang w:val="en"/>
        </w:rPr>
        <w:t>Reference exam</w:t>
      </w:r>
    </w:p>
    <w:p w14:paraId="47ED3517" w14:textId="77777777" w:rsidR="00941247" w:rsidRDefault="005A77FE" w:rsidP="00941247">
      <w:pPr>
        <w:numPr>
          <w:ilvl w:val="0"/>
          <w:numId w:val="10"/>
        </w:numPr>
        <w:tabs>
          <w:tab w:val="left" w:pos="720"/>
        </w:tabs>
        <w:spacing w:line="264" w:lineRule="auto"/>
        <w:rPr>
          <w:rFonts w:ascii="Arial" w:hAnsi="Arial" w:cs="Arial"/>
          <w:lang w:val="en"/>
        </w:rPr>
      </w:pPr>
      <w:r w:rsidRPr="00941247">
        <w:rPr>
          <w:rFonts w:ascii="Arial" w:hAnsi="Arial" w:cs="Arial"/>
          <w:lang w:val="en"/>
        </w:rPr>
        <w:t>Patient level clinical parameters for reference exam</w:t>
      </w:r>
      <w:r w:rsidR="00941247" w:rsidRPr="00941247">
        <w:rPr>
          <w:rFonts w:ascii="Arial" w:hAnsi="Arial" w:cs="Arial"/>
          <w:lang w:val="en"/>
        </w:rPr>
        <w:t xml:space="preserve"> </w:t>
      </w:r>
    </w:p>
    <w:p w14:paraId="1B26DC2E" w14:textId="77777777" w:rsidR="00941247" w:rsidRDefault="00941247" w:rsidP="00941247">
      <w:pPr>
        <w:numPr>
          <w:ilvl w:val="1"/>
          <w:numId w:val="10"/>
        </w:numPr>
        <w:tabs>
          <w:tab w:val="left" w:pos="720"/>
        </w:tabs>
        <w:spacing w:line="264" w:lineRule="auto"/>
        <w:rPr>
          <w:rFonts w:ascii="Arial" w:hAnsi="Arial" w:cs="Arial"/>
          <w:lang w:val="en"/>
        </w:rPr>
      </w:pPr>
      <w:r>
        <w:rPr>
          <w:rFonts w:ascii="Arial" w:hAnsi="Arial" w:cs="Arial"/>
          <w:lang w:val="en"/>
        </w:rPr>
        <w:t>Qualitative assessment of LV size</w:t>
      </w:r>
    </w:p>
    <w:p w14:paraId="3CD991C0" w14:textId="77777777" w:rsidR="00941247" w:rsidRDefault="00941247" w:rsidP="00941247">
      <w:pPr>
        <w:numPr>
          <w:ilvl w:val="1"/>
          <w:numId w:val="10"/>
        </w:numPr>
        <w:tabs>
          <w:tab w:val="left" w:pos="720"/>
        </w:tabs>
        <w:spacing w:line="264" w:lineRule="auto"/>
        <w:rPr>
          <w:rFonts w:ascii="Arial" w:hAnsi="Arial" w:cs="Arial"/>
          <w:lang w:val="en"/>
        </w:rPr>
      </w:pPr>
      <w:r>
        <w:rPr>
          <w:rFonts w:ascii="Arial" w:hAnsi="Arial" w:cs="Arial"/>
          <w:lang w:val="en"/>
        </w:rPr>
        <w:t>Qualitative assessment of LV function</w:t>
      </w:r>
    </w:p>
    <w:p w14:paraId="01B93FB5" w14:textId="77777777" w:rsidR="00941247" w:rsidRDefault="00941247" w:rsidP="00941247">
      <w:pPr>
        <w:numPr>
          <w:ilvl w:val="1"/>
          <w:numId w:val="10"/>
        </w:numPr>
        <w:tabs>
          <w:tab w:val="left" w:pos="720"/>
        </w:tabs>
        <w:spacing w:line="264" w:lineRule="auto"/>
        <w:rPr>
          <w:rFonts w:ascii="Arial" w:hAnsi="Arial" w:cs="Arial"/>
          <w:lang w:val="en"/>
        </w:rPr>
      </w:pPr>
      <w:r>
        <w:rPr>
          <w:rFonts w:ascii="Arial" w:hAnsi="Arial" w:cs="Arial"/>
          <w:lang w:val="en"/>
        </w:rPr>
        <w:t>Qualitative assessment of right ventricular size</w:t>
      </w:r>
    </w:p>
    <w:p w14:paraId="52016906" w14:textId="2EEC7681" w:rsidR="00941247" w:rsidRPr="00941247" w:rsidRDefault="00941247" w:rsidP="00941247">
      <w:pPr>
        <w:numPr>
          <w:ilvl w:val="1"/>
          <w:numId w:val="10"/>
        </w:numPr>
        <w:tabs>
          <w:tab w:val="left" w:pos="720"/>
        </w:tabs>
        <w:spacing w:line="264" w:lineRule="auto"/>
        <w:rPr>
          <w:rFonts w:ascii="Arial" w:hAnsi="Arial" w:cs="Arial"/>
          <w:lang w:val="en"/>
        </w:rPr>
      </w:pPr>
      <w:r>
        <w:rPr>
          <w:rFonts w:ascii="Arial" w:hAnsi="Arial" w:cs="Arial"/>
          <w:lang w:val="en"/>
        </w:rPr>
        <w:t>Qualitative assessment of pericardial perfusion</w:t>
      </w:r>
    </w:p>
    <w:p w14:paraId="4DCE1B50" w14:textId="6D5431A5" w:rsidR="00941247" w:rsidRPr="005868E8" w:rsidRDefault="00941247" w:rsidP="00941247">
      <w:pPr>
        <w:numPr>
          <w:ilvl w:val="1"/>
          <w:numId w:val="10"/>
        </w:numPr>
        <w:tabs>
          <w:tab w:val="left" w:pos="720"/>
        </w:tabs>
        <w:spacing w:line="264" w:lineRule="auto"/>
        <w:rPr>
          <w:rFonts w:ascii="Arial" w:hAnsi="Arial" w:cs="Arial"/>
          <w:lang w:val="en"/>
        </w:rPr>
      </w:pPr>
      <w:r w:rsidRPr="005868E8">
        <w:rPr>
          <w:rFonts w:ascii="Arial" w:hAnsi="Arial" w:cs="Arial"/>
          <w:lang w:val="en"/>
        </w:rPr>
        <w:t>Qualitative assessment of IVC size</w:t>
      </w:r>
    </w:p>
    <w:p w14:paraId="76FAB688" w14:textId="77777777" w:rsidR="00941247" w:rsidRPr="005868E8" w:rsidRDefault="00941247" w:rsidP="00941247">
      <w:pPr>
        <w:numPr>
          <w:ilvl w:val="1"/>
          <w:numId w:val="10"/>
        </w:numPr>
        <w:tabs>
          <w:tab w:val="left" w:pos="720"/>
        </w:tabs>
        <w:spacing w:line="264" w:lineRule="auto"/>
        <w:rPr>
          <w:rFonts w:ascii="Arial" w:hAnsi="Arial" w:cs="Arial"/>
          <w:lang w:val="en"/>
        </w:rPr>
      </w:pPr>
      <w:r w:rsidRPr="005868E8">
        <w:rPr>
          <w:rFonts w:ascii="Arial" w:hAnsi="Arial" w:cs="Arial"/>
          <w:lang w:val="en"/>
        </w:rPr>
        <w:t>Qualitative assessment of RV function</w:t>
      </w:r>
    </w:p>
    <w:p w14:paraId="0B3983E2" w14:textId="77777777" w:rsidR="00941247" w:rsidRPr="005868E8" w:rsidRDefault="00941247" w:rsidP="00941247">
      <w:pPr>
        <w:numPr>
          <w:ilvl w:val="1"/>
          <w:numId w:val="10"/>
        </w:numPr>
        <w:tabs>
          <w:tab w:val="left" w:pos="720"/>
        </w:tabs>
        <w:spacing w:line="264" w:lineRule="auto"/>
        <w:rPr>
          <w:rFonts w:ascii="Arial" w:hAnsi="Arial" w:cs="Arial"/>
          <w:lang w:val="en"/>
        </w:rPr>
      </w:pPr>
      <w:r w:rsidRPr="005868E8">
        <w:rPr>
          <w:rFonts w:ascii="Arial" w:hAnsi="Arial" w:cs="Arial"/>
          <w:lang w:val="en"/>
        </w:rPr>
        <w:t>Qualitative assessment of LA size</w:t>
      </w:r>
    </w:p>
    <w:p w14:paraId="38852DF9" w14:textId="77777777" w:rsidR="00941247" w:rsidRDefault="00941247" w:rsidP="00941247">
      <w:pPr>
        <w:numPr>
          <w:ilvl w:val="1"/>
          <w:numId w:val="10"/>
        </w:numPr>
        <w:tabs>
          <w:tab w:val="left" w:pos="720"/>
        </w:tabs>
        <w:spacing w:line="264" w:lineRule="auto"/>
        <w:rPr>
          <w:rFonts w:ascii="Arial" w:hAnsi="Arial" w:cs="Arial"/>
          <w:lang w:val="en"/>
        </w:rPr>
      </w:pPr>
      <w:r w:rsidRPr="005868E8">
        <w:rPr>
          <w:rFonts w:ascii="Arial" w:hAnsi="Arial" w:cs="Arial"/>
          <w:lang w:val="en"/>
        </w:rPr>
        <w:t>Qualitative assessment of aortic valve, mitral valve, and tricuspid valve</w:t>
      </w:r>
    </w:p>
    <w:p w14:paraId="260CA2CB" w14:textId="77777777" w:rsidR="00941247" w:rsidRPr="00941247" w:rsidRDefault="00941247" w:rsidP="00941247">
      <w:pPr>
        <w:tabs>
          <w:tab w:val="left" w:pos="720"/>
        </w:tabs>
        <w:spacing w:line="264" w:lineRule="auto"/>
        <w:ind w:left="720"/>
        <w:rPr>
          <w:rFonts w:ascii="Arial" w:hAnsi="Arial" w:cs="Arial"/>
          <w:lang w:val="en"/>
        </w:rPr>
      </w:pPr>
    </w:p>
    <w:p w14:paraId="6A339A1D" w14:textId="4132FA17" w:rsidR="005A77FE" w:rsidRPr="00941247" w:rsidRDefault="005868E8" w:rsidP="00941247">
      <w:pPr>
        <w:numPr>
          <w:ilvl w:val="0"/>
          <w:numId w:val="16"/>
        </w:numPr>
        <w:tabs>
          <w:tab w:val="left" w:pos="720"/>
        </w:tabs>
        <w:spacing w:line="264" w:lineRule="auto"/>
        <w:rPr>
          <w:rFonts w:ascii="Arial" w:hAnsi="Arial" w:cs="Arial"/>
          <w:lang w:val="en"/>
        </w:rPr>
      </w:pPr>
      <w:r w:rsidRPr="00941247">
        <w:rPr>
          <w:rFonts w:ascii="Arial" w:hAnsi="Arial" w:cs="Arial"/>
          <w:lang w:val="en"/>
        </w:rPr>
        <w:t xml:space="preserve">View-Level </w:t>
      </w:r>
      <w:r w:rsidR="005A77FE" w:rsidRPr="00941247">
        <w:rPr>
          <w:rFonts w:ascii="Arial" w:hAnsi="Arial" w:cs="Arial"/>
          <w:lang w:val="en"/>
        </w:rPr>
        <w:t>results on % patients with diagnostic (ACEP 3+) quality clip for each standard view</w:t>
      </w:r>
    </w:p>
    <w:p w14:paraId="41CB577C" w14:textId="77777777" w:rsidR="00941247" w:rsidRDefault="00941247" w:rsidP="00941247">
      <w:pPr>
        <w:tabs>
          <w:tab w:val="left" w:pos="720"/>
        </w:tabs>
        <w:spacing w:line="264" w:lineRule="auto"/>
        <w:rPr>
          <w:rFonts w:ascii="Arial" w:hAnsi="Arial" w:cs="Arial"/>
          <w:lang w:val="en"/>
        </w:rPr>
      </w:pPr>
    </w:p>
    <w:p w14:paraId="2CB85AFD" w14:textId="77777777" w:rsidR="00941247" w:rsidRDefault="00941247" w:rsidP="00941247">
      <w:pPr>
        <w:tabs>
          <w:tab w:val="left" w:pos="720"/>
        </w:tabs>
        <w:spacing w:line="264" w:lineRule="auto"/>
        <w:rPr>
          <w:rFonts w:ascii="Arial" w:hAnsi="Arial" w:cs="Arial"/>
          <w:b/>
          <w:lang w:val="en"/>
        </w:rPr>
      </w:pPr>
      <w:commentRangeStart w:id="107"/>
      <w:r>
        <w:rPr>
          <w:rFonts w:ascii="Arial" w:hAnsi="Arial" w:cs="Arial"/>
          <w:b/>
          <w:lang w:val="en"/>
        </w:rPr>
        <w:t>Comparison</w:t>
      </w:r>
      <w:commentRangeEnd w:id="107"/>
      <w:r>
        <w:rPr>
          <w:rStyle w:val="CommentReference"/>
        </w:rPr>
        <w:commentReference w:id="107"/>
      </w:r>
      <w:r>
        <w:rPr>
          <w:rFonts w:ascii="Arial" w:hAnsi="Arial" w:cs="Arial"/>
          <w:b/>
          <w:lang w:val="en"/>
        </w:rPr>
        <w:t xml:space="preserve"> of study exam and reference exam</w:t>
      </w:r>
    </w:p>
    <w:p w14:paraId="238FB50E" w14:textId="7D9E7611" w:rsidR="005868E8" w:rsidRPr="00941247" w:rsidRDefault="00941247" w:rsidP="00941247">
      <w:pPr>
        <w:pStyle w:val="ListParagraph"/>
        <w:numPr>
          <w:ilvl w:val="0"/>
          <w:numId w:val="19"/>
        </w:numPr>
        <w:tabs>
          <w:tab w:val="left" w:pos="720"/>
        </w:tabs>
        <w:spacing w:line="264" w:lineRule="auto"/>
        <w:rPr>
          <w:rFonts w:ascii="Arial" w:hAnsi="Arial" w:cs="Arial"/>
          <w:b/>
          <w:lang w:val="en"/>
        </w:rPr>
      </w:pPr>
      <w:r>
        <w:rPr>
          <w:rFonts w:ascii="Arial" w:hAnsi="Arial" w:cs="Arial"/>
          <w:lang w:val="en"/>
        </w:rPr>
        <w:t xml:space="preserve">View </w:t>
      </w:r>
      <w:r w:rsidR="005868E8" w:rsidRPr="00941247">
        <w:rPr>
          <w:rFonts w:ascii="Arial" w:hAnsi="Arial" w:cs="Arial"/>
          <w:lang w:val="en"/>
        </w:rPr>
        <w:t xml:space="preserve">and Patient-Level results; paired comparison </w:t>
      </w:r>
      <w:r>
        <w:rPr>
          <w:rFonts w:ascii="Arial" w:hAnsi="Arial" w:cs="Arial"/>
          <w:lang w:val="en"/>
        </w:rPr>
        <w:t>of study and reference exam</w:t>
      </w:r>
    </w:p>
    <w:p w14:paraId="4D91EE7D" w14:textId="77777777" w:rsidR="00AF20A0" w:rsidRDefault="00AF20A0" w:rsidP="00FB403D">
      <w:pPr>
        <w:rPr>
          <w:rFonts w:asciiTheme="minorBidi" w:hAnsiTheme="minorBidi" w:cstheme="minorBidi"/>
        </w:rPr>
      </w:pPr>
    </w:p>
    <w:p w14:paraId="706BD777" w14:textId="77777777" w:rsidR="00C972A6" w:rsidRPr="002B7F5A" w:rsidRDefault="00C972A6" w:rsidP="007140EB">
      <w:pPr>
        <w:pStyle w:val="Heading2"/>
        <w:rPr>
          <w:rFonts w:asciiTheme="minorBidi" w:hAnsiTheme="minorBidi" w:cstheme="minorBidi"/>
          <w:szCs w:val="24"/>
        </w:rPr>
      </w:pPr>
      <w:bookmarkStart w:id="108" w:name="_Ref356522498"/>
      <w:bookmarkStart w:id="109" w:name="_Toc356525503"/>
      <w:bookmarkStart w:id="110" w:name="_Toc520280163"/>
      <w:r w:rsidRPr="002B7F5A">
        <w:rPr>
          <w:rFonts w:asciiTheme="minorBidi" w:hAnsiTheme="minorBidi" w:cstheme="minorBidi"/>
          <w:szCs w:val="24"/>
        </w:rPr>
        <w:t>Sample Size Determination</w:t>
      </w:r>
      <w:bookmarkEnd w:id="108"/>
      <w:bookmarkEnd w:id="109"/>
      <w:bookmarkEnd w:id="110"/>
    </w:p>
    <w:p w14:paraId="1A0A31F3" w14:textId="70E255C0" w:rsidR="00B34DB4" w:rsidRPr="00B34DB4" w:rsidRDefault="00B34DB4" w:rsidP="00B34DB4">
      <w:pPr>
        <w:rPr>
          <w:rFonts w:ascii="Arial" w:hAnsi="Arial" w:cs="Arial"/>
          <w:lang w:val="en"/>
        </w:rPr>
      </w:pPr>
      <w:bookmarkStart w:id="111" w:name="_Toc356525504"/>
      <w:bookmarkStart w:id="112" w:name="_Toc520280164"/>
      <w:r w:rsidRPr="00B34DB4">
        <w:rPr>
          <w:rFonts w:ascii="Arial" w:hAnsi="Arial" w:cs="Arial"/>
          <w:lang w:val="en"/>
        </w:rPr>
        <w:t xml:space="preserve">Performance of the </w:t>
      </w:r>
      <w:proofErr w:type="spellStart"/>
      <w:r w:rsidRPr="00B34DB4">
        <w:rPr>
          <w:rFonts w:ascii="Arial" w:hAnsi="Arial" w:cs="Arial"/>
          <w:lang w:val="en"/>
        </w:rPr>
        <w:t>EchoGPS</w:t>
      </w:r>
      <w:proofErr w:type="spellEnd"/>
      <w:r w:rsidRPr="00B34DB4">
        <w:rPr>
          <w:rFonts w:ascii="Arial" w:hAnsi="Arial" w:cs="Arial"/>
          <w:lang w:val="en"/>
        </w:rPr>
        <w:t xml:space="preserve"> will be regarded as successful if the proportion of scans acquired by </w:t>
      </w:r>
      <w:r w:rsidR="00941247">
        <w:rPr>
          <w:rFonts w:ascii="Arial" w:hAnsi="Arial" w:cs="Arial"/>
          <w:lang w:val="en"/>
        </w:rPr>
        <w:t>RNs</w:t>
      </w:r>
      <w:r w:rsidRPr="00B34DB4">
        <w:rPr>
          <w:rFonts w:ascii="Arial" w:hAnsi="Arial" w:cs="Arial"/>
          <w:lang w:val="en"/>
        </w:rPr>
        <w:t xml:space="preserve"> that are rated as exceeding the acceptance criterion for each of the following anatomic parameters (See </w:t>
      </w:r>
      <w:r w:rsidRPr="00B34DB4">
        <w:rPr>
          <w:rFonts w:ascii="Arial" w:hAnsi="Arial" w:cs="Arial"/>
          <w:b/>
          <w:lang w:val="en"/>
        </w:rPr>
        <w:t xml:space="preserve">Table </w:t>
      </w:r>
      <w:r w:rsidR="00941247">
        <w:rPr>
          <w:rFonts w:ascii="Arial" w:hAnsi="Arial" w:cs="Arial"/>
          <w:b/>
          <w:lang w:val="en"/>
        </w:rPr>
        <w:t>4</w:t>
      </w:r>
      <w:r w:rsidRPr="00B34DB4">
        <w:rPr>
          <w:rFonts w:ascii="Arial" w:hAnsi="Arial" w:cs="Arial"/>
          <w:lang w:val="en"/>
        </w:rPr>
        <w:t xml:space="preserve"> above for details):</w:t>
      </w:r>
    </w:p>
    <w:p w14:paraId="142AE8CF" w14:textId="77777777" w:rsidR="00B34DB4" w:rsidRPr="00B34DB4" w:rsidRDefault="00B34DB4" w:rsidP="00B34DB4">
      <w:pPr>
        <w:rPr>
          <w:rFonts w:ascii="Arial" w:hAnsi="Arial" w:cs="Arial"/>
          <w:lang w:val="en"/>
        </w:rPr>
      </w:pPr>
    </w:p>
    <w:p w14:paraId="4D320326" w14:textId="77777777" w:rsidR="00B34DB4" w:rsidRPr="00B34DB4" w:rsidRDefault="00B34DB4" w:rsidP="00660EC6">
      <w:pPr>
        <w:numPr>
          <w:ilvl w:val="0"/>
          <w:numId w:val="17"/>
        </w:numPr>
        <w:tabs>
          <w:tab w:val="left" w:pos="720"/>
        </w:tabs>
        <w:spacing w:line="264" w:lineRule="auto"/>
        <w:ind w:left="810" w:hanging="450"/>
        <w:rPr>
          <w:rFonts w:ascii="Arial" w:hAnsi="Arial" w:cs="Arial"/>
          <w:lang w:val="en"/>
        </w:rPr>
      </w:pPr>
      <w:r w:rsidRPr="00B34DB4">
        <w:rPr>
          <w:rFonts w:ascii="Arial" w:hAnsi="Arial" w:cs="Arial"/>
          <w:lang w:val="en"/>
        </w:rPr>
        <w:lastRenderedPageBreak/>
        <w:t>LV Size</w:t>
      </w:r>
    </w:p>
    <w:p w14:paraId="12AF9A41" w14:textId="77777777" w:rsidR="00B34DB4" w:rsidRPr="00B34DB4" w:rsidRDefault="00B34DB4" w:rsidP="00660EC6">
      <w:pPr>
        <w:numPr>
          <w:ilvl w:val="0"/>
          <w:numId w:val="17"/>
        </w:numPr>
        <w:tabs>
          <w:tab w:val="left" w:pos="720"/>
        </w:tabs>
        <w:spacing w:line="264" w:lineRule="auto"/>
        <w:ind w:left="810" w:hanging="450"/>
        <w:rPr>
          <w:rFonts w:ascii="Arial" w:hAnsi="Arial" w:cs="Arial"/>
          <w:lang w:val="en"/>
        </w:rPr>
      </w:pPr>
      <w:r w:rsidRPr="00B34DB4">
        <w:rPr>
          <w:rFonts w:ascii="Arial" w:hAnsi="Arial" w:cs="Arial"/>
          <w:lang w:val="en"/>
        </w:rPr>
        <w:t>LV Function</w:t>
      </w:r>
    </w:p>
    <w:p w14:paraId="75BD7418" w14:textId="77777777" w:rsidR="00B34DB4" w:rsidRPr="00B34DB4" w:rsidRDefault="00B34DB4" w:rsidP="00660EC6">
      <w:pPr>
        <w:numPr>
          <w:ilvl w:val="0"/>
          <w:numId w:val="17"/>
        </w:numPr>
        <w:tabs>
          <w:tab w:val="left" w:pos="720"/>
        </w:tabs>
        <w:spacing w:line="264" w:lineRule="auto"/>
        <w:ind w:left="810" w:hanging="450"/>
        <w:rPr>
          <w:rFonts w:ascii="Arial" w:hAnsi="Arial" w:cs="Arial"/>
          <w:lang w:val="en"/>
        </w:rPr>
      </w:pPr>
      <w:r w:rsidRPr="00B34DB4">
        <w:rPr>
          <w:rFonts w:ascii="Arial" w:hAnsi="Arial" w:cs="Arial"/>
          <w:lang w:val="en"/>
        </w:rPr>
        <w:t>RV Size</w:t>
      </w:r>
    </w:p>
    <w:p w14:paraId="001BBDAD" w14:textId="77777777" w:rsidR="00B34DB4" w:rsidRPr="00B34DB4" w:rsidRDefault="00B34DB4" w:rsidP="00660EC6">
      <w:pPr>
        <w:numPr>
          <w:ilvl w:val="0"/>
          <w:numId w:val="17"/>
        </w:numPr>
        <w:tabs>
          <w:tab w:val="left" w:pos="720"/>
        </w:tabs>
        <w:spacing w:line="264" w:lineRule="auto"/>
        <w:ind w:left="810" w:hanging="450"/>
        <w:rPr>
          <w:rFonts w:ascii="Arial" w:hAnsi="Arial" w:cs="Arial"/>
          <w:lang w:val="en"/>
        </w:rPr>
      </w:pPr>
      <w:r w:rsidRPr="00B34DB4">
        <w:rPr>
          <w:rFonts w:ascii="Arial" w:hAnsi="Arial" w:cs="Arial"/>
          <w:lang w:val="en"/>
        </w:rPr>
        <w:t>Pericardial Effusion</w:t>
      </w:r>
    </w:p>
    <w:p w14:paraId="43483A30" w14:textId="77777777" w:rsidR="00B34DB4" w:rsidRPr="00B34DB4" w:rsidRDefault="00B34DB4" w:rsidP="00B34DB4">
      <w:pPr>
        <w:rPr>
          <w:rFonts w:ascii="Arial" w:hAnsi="Arial" w:cs="Arial"/>
          <w:lang w:val="en"/>
        </w:rPr>
      </w:pPr>
      <w:r w:rsidRPr="00B34DB4">
        <w:rPr>
          <w:rFonts w:ascii="Arial" w:hAnsi="Arial" w:cs="Arial"/>
          <w:lang w:val="en"/>
        </w:rPr>
        <w:t xml:space="preserve"> </w:t>
      </w:r>
    </w:p>
    <w:p w14:paraId="44ED20F3" w14:textId="52035C7F" w:rsidR="00B34DB4" w:rsidRPr="00B34DB4" w:rsidRDefault="00B34DB4" w:rsidP="00B34DB4">
      <w:pPr>
        <w:rPr>
          <w:rFonts w:ascii="Arial" w:hAnsi="Arial" w:cs="Arial"/>
          <w:lang w:val="en"/>
        </w:rPr>
      </w:pPr>
      <w:r w:rsidRPr="00B34DB4">
        <w:rPr>
          <w:rFonts w:ascii="Arial" w:hAnsi="Arial" w:cs="Arial"/>
          <w:b/>
          <w:lang w:val="en"/>
        </w:rPr>
        <w:t xml:space="preserve">Table </w:t>
      </w:r>
      <w:r w:rsidR="00941247">
        <w:rPr>
          <w:rFonts w:ascii="Arial" w:hAnsi="Arial" w:cs="Arial"/>
          <w:b/>
          <w:lang w:val="en"/>
        </w:rPr>
        <w:t>6</w:t>
      </w:r>
      <w:r w:rsidRPr="00B34DB4">
        <w:rPr>
          <w:rFonts w:ascii="Arial" w:hAnsi="Arial" w:cs="Arial"/>
          <w:b/>
          <w:lang w:val="en"/>
        </w:rPr>
        <w:t xml:space="preserve"> </w:t>
      </w:r>
      <w:r w:rsidRPr="00B34DB4">
        <w:rPr>
          <w:rFonts w:ascii="Arial" w:hAnsi="Arial" w:cs="Arial"/>
          <w:lang w:val="en"/>
        </w:rPr>
        <w:t>below displays the acceptance criterion and anticipated diagnostic performance for each of the four patient-level anatomic parameters.</w:t>
      </w:r>
    </w:p>
    <w:p w14:paraId="5815E683" w14:textId="77777777" w:rsidR="00B34DB4" w:rsidRPr="00B34DB4" w:rsidRDefault="00B34DB4" w:rsidP="00B34DB4">
      <w:pPr>
        <w:rPr>
          <w:rFonts w:ascii="Arial" w:hAnsi="Arial" w:cs="Arial"/>
          <w:lang w:val="en"/>
        </w:rPr>
      </w:pPr>
      <w:r w:rsidRPr="00B34DB4">
        <w:rPr>
          <w:rFonts w:ascii="Arial" w:hAnsi="Arial" w:cs="Arial"/>
          <w:lang w:val="en"/>
        </w:rPr>
        <w:t xml:space="preserve"> </w:t>
      </w:r>
    </w:p>
    <w:p w14:paraId="5B39206E" w14:textId="37994084" w:rsidR="00B34DB4" w:rsidRPr="00B34DB4" w:rsidRDefault="00B34DB4" w:rsidP="00B34DB4">
      <w:pPr>
        <w:rPr>
          <w:rFonts w:ascii="Arial" w:hAnsi="Arial" w:cs="Arial"/>
          <w:b/>
          <w:lang w:val="en"/>
        </w:rPr>
      </w:pPr>
      <w:r w:rsidRPr="00B34DB4">
        <w:rPr>
          <w:rFonts w:ascii="Arial" w:hAnsi="Arial" w:cs="Arial"/>
          <w:b/>
          <w:lang w:val="en"/>
        </w:rPr>
        <w:t xml:space="preserve">Table </w:t>
      </w:r>
      <w:r w:rsidR="00941247">
        <w:rPr>
          <w:rFonts w:ascii="Arial" w:hAnsi="Arial" w:cs="Arial"/>
          <w:b/>
          <w:lang w:val="en"/>
        </w:rPr>
        <w:t>6</w:t>
      </w:r>
      <w:r w:rsidRPr="00B34DB4">
        <w:rPr>
          <w:rFonts w:ascii="Arial" w:hAnsi="Arial" w:cs="Arial"/>
          <w:b/>
          <w:lang w:val="en"/>
        </w:rPr>
        <w:t>:</w:t>
      </w:r>
      <w:r w:rsidRPr="00B34DB4">
        <w:rPr>
          <w:rFonts w:ascii="Arial" w:hAnsi="Arial" w:cs="Arial"/>
          <w:lang w:val="en"/>
        </w:rPr>
        <w:t xml:space="preserve"> </w:t>
      </w:r>
      <w:r w:rsidRPr="00B34DB4">
        <w:rPr>
          <w:rFonts w:ascii="Arial" w:hAnsi="Arial" w:cs="Arial"/>
          <w:b/>
          <w:lang w:val="en"/>
        </w:rPr>
        <w:t>Anticipated Performance and Acceptance Criteria for Multiple Diagnostic Endpoints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1530"/>
        <w:gridCol w:w="3150"/>
        <w:gridCol w:w="1564"/>
        <w:gridCol w:w="1916"/>
      </w:tblGrid>
      <w:tr w:rsidR="00B34DB4" w:rsidRPr="00B34DB4" w14:paraId="025D2D4D" w14:textId="77777777" w:rsidTr="000B287C">
        <w:tc>
          <w:tcPr>
            <w:tcW w:w="1548" w:type="dxa"/>
            <w:tcBorders>
              <w:bottom w:val="nil"/>
              <w:right w:val="single" w:sz="4" w:space="0" w:color="auto"/>
            </w:tcBorders>
            <w:shd w:val="clear" w:color="auto" w:fill="D9D9D9"/>
            <w:vAlign w:val="center"/>
          </w:tcPr>
          <w:p w14:paraId="399E0AEE" w14:textId="77777777" w:rsidR="00B34DB4" w:rsidRPr="00B34DB4" w:rsidRDefault="00B34DB4" w:rsidP="000B287C">
            <w:pPr>
              <w:jc w:val="center"/>
              <w:rPr>
                <w:rFonts w:ascii="Arial" w:eastAsia="PMingLiU" w:hAnsi="Arial" w:cs="Arial"/>
                <w:b/>
                <w:szCs w:val="22"/>
                <w:lang w:val="en"/>
              </w:rPr>
            </w:pPr>
            <w:r w:rsidRPr="00B34DB4">
              <w:rPr>
                <w:rFonts w:ascii="Arial" w:eastAsia="PMingLiU" w:hAnsi="Arial" w:cs="Arial"/>
                <w:b/>
                <w:szCs w:val="22"/>
                <w:lang w:val="en"/>
              </w:rPr>
              <w:t>(1)</w:t>
            </w:r>
          </w:p>
        </w:tc>
        <w:tc>
          <w:tcPr>
            <w:tcW w:w="1530" w:type="dxa"/>
            <w:tcBorders>
              <w:left w:val="single" w:sz="4" w:space="0" w:color="auto"/>
              <w:bottom w:val="nil"/>
              <w:right w:val="single" w:sz="4" w:space="0" w:color="auto"/>
            </w:tcBorders>
            <w:shd w:val="clear" w:color="auto" w:fill="D9D9D9"/>
            <w:vAlign w:val="center"/>
          </w:tcPr>
          <w:p w14:paraId="7F1626AC" w14:textId="77777777" w:rsidR="00B34DB4" w:rsidRPr="00B34DB4" w:rsidRDefault="00B34DB4" w:rsidP="000B287C">
            <w:pPr>
              <w:jc w:val="center"/>
              <w:rPr>
                <w:rFonts w:ascii="Arial" w:eastAsia="PMingLiU" w:hAnsi="Arial" w:cs="Arial"/>
                <w:b/>
                <w:szCs w:val="22"/>
                <w:lang w:val="en"/>
              </w:rPr>
            </w:pPr>
            <w:r w:rsidRPr="00B34DB4">
              <w:rPr>
                <w:rFonts w:ascii="Arial" w:eastAsia="PMingLiU" w:hAnsi="Arial" w:cs="Arial"/>
                <w:b/>
                <w:szCs w:val="22"/>
                <w:lang w:val="en"/>
              </w:rPr>
              <w:t>(2)</w:t>
            </w:r>
          </w:p>
        </w:tc>
        <w:tc>
          <w:tcPr>
            <w:tcW w:w="3150" w:type="dxa"/>
            <w:tcBorders>
              <w:left w:val="single" w:sz="4" w:space="0" w:color="auto"/>
              <w:bottom w:val="nil"/>
              <w:right w:val="single" w:sz="4" w:space="0" w:color="auto"/>
            </w:tcBorders>
            <w:shd w:val="clear" w:color="auto" w:fill="D9D9D9"/>
            <w:vAlign w:val="center"/>
          </w:tcPr>
          <w:p w14:paraId="0FD68900" w14:textId="77777777" w:rsidR="00B34DB4" w:rsidRPr="00B34DB4" w:rsidRDefault="00B34DB4" w:rsidP="000B287C">
            <w:pPr>
              <w:jc w:val="center"/>
              <w:rPr>
                <w:rFonts w:ascii="Arial" w:eastAsia="PMingLiU" w:hAnsi="Arial" w:cs="Arial"/>
                <w:b/>
                <w:szCs w:val="22"/>
                <w:lang w:val="en"/>
              </w:rPr>
            </w:pPr>
            <w:r w:rsidRPr="00B34DB4">
              <w:rPr>
                <w:rFonts w:ascii="Arial" w:eastAsia="PMingLiU" w:hAnsi="Arial" w:cs="Arial"/>
                <w:b/>
                <w:szCs w:val="22"/>
                <w:lang w:val="en"/>
              </w:rPr>
              <w:t>(3)</w:t>
            </w:r>
          </w:p>
        </w:tc>
        <w:tc>
          <w:tcPr>
            <w:tcW w:w="1432" w:type="dxa"/>
            <w:tcBorders>
              <w:left w:val="single" w:sz="4" w:space="0" w:color="auto"/>
              <w:bottom w:val="nil"/>
              <w:right w:val="single" w:sz="4" w:space="0" w:color="auto"/>
            </w:tcBorders>
            <w:shd w:val="clear" w:color="auto" w:fill="D9D9D9"/>
            <w:vAlign w:val="center"/>
          </w:tcPr>
          <w:p w14:paraId="345289DC" w14:textId="77777777" w:rsidR="00B34DB4" w:rsidRPr="00B34DB4" w:rsidRDefault="00B34DB4" w:rsidP="000B287C">
            <w:pPr>
              <w:jc w:val="center"/>
              <w:rPr>
                <w:rFonts w:ascii="Arial" w:eastAsia="PMingLiU" w:hAnsi="Arial" w:cs="Arial"/>
                <w:b/>
                <w:szCs w:val="22"/>
                <w:lang w:val="en"/>
              </w:rPr>
            </w:pPr>
            <w:r w:rsidRPr="00B34DB4">
              <w:rPr>
                <w:rFonts w:ascii="Arial" w:eastAsia="PMingLiU" w:hAnsi="Arial" w:cs="Arial"/>
                <w:b/>
                <w:szCs w:val="22"/>
                <w:lang w:val="en"/>
              </w:rPr>
              <w:t>(4)</w:t>
            </w:r>
          </w:p>
        </w:tc>
        <w:tc>
          <w:tcPr>
            <w:tcW w:w="1916" w:type="dxa"/>
            <w:tcBorders>
              <w:left w:val="single" w:sz="4" w:space="0" w:color="auto"/>
              <w:bottom w:val="nil"/>
            </w:tcBorders>
            <w:shd w:val="clear" w:color="auto" w:fill="D9D9D9"/>
            <w:vAlign w:val="center"/>
          </w:tcPr>
          <w:p w14:paraId="5D7F93FD" w14:textId="77777777" w:rsidR="00B34DB4" w:rsidRPr="00B34DB4" w:rsidRDefault="00B34DB4" w:rsidP="000B287C">
            <w:pPr>
              <w:jc w:val="center"/>
              <w:rPr>
                <w:rFonts w:ascii="Arial" w:eastAsia="PMingLiU" w:hAnsi="Arial" w:cs="Arial"/>
                <w:b/>
                <w:szCs w:val="22"/>
                <w:lang w:val="en"/>
              </w:rPr>
            </w:pPr>
            <w:r w:rsidRPr="00B34DB4">
              <w:rPr>
                <w:rFonts w:ascii="Arial" w:eastAsia="PMingLiU" w:hAnsi="Arial" w:cs="Arial"/>
                <w:b/>
                <w:szCs w:val="22"/>
                <w:lang w:val="en"/>
              </w:rPr>
              <w:t>(5)</w:t>
            </w:r>
          </w:p>
        </w:tc>
      </w:tr>
      <w:tr w:rsidR="00B34DB4" w:rsidRPr="00B34DB4" w14:paraId="56BD2CD2" w14:textId="77777777" w:rsidTr="000B287C">
        <w:tc>
          <w:tcPr>
            <w:tcW w:w="1548" w:type="dxa"/>
            <w:tcBorders>
              <w:top w:val="nil"/>
              <w:right w:val="single" w:sz="4" w:space="0" w:color="auto"/>
            </w:tcBorders>
            <w:shd w:val="clear" w:color="auto" w:fill="D9D9D9"/>
            <w:vAlign w:val="center"/>
          </w:tcPr>
          <w:p w14:paraId="4B9F9506" w14:textId="77777777" w:rsidR="00B34DB4" w:rsidRPr="00B34DB4" w:rsidRDefault="00B34DB4" w:rsidP="000B287C">
            <w:pPr>
              <w:jc w:val="center"/>
              <w:rPr>
                <w:rFonts w:ascii="Arial" w:eastAsia="PMingLiU" w:hAnsi="Arial" w:cs="Arial"/>
                <w:b/>
                <w:szCs w:val="22"/>
                <w:lang w:val="en"/>
              </w:rPr>
            </w:pPr>
            <w:r w:rsidRPr="00B34DB4">
              <w:rPr>
                <w:rFonts w:ascii="Arial" w:eastAsia="PMingLiU" w:hAnsi="Arial" w:cs="Arial"/>
                <w:b/>
                <w:szCs w:val="22"/>
                <w:lang w:val="en"/>
              </w:rPr>
              <w:t>Sequence of Hypothesis Testing</w:t>
            </w:r>
          </w:p>
        </w:tc>
        <w:tc>
          <w:tcPr>
            <w:tcW w:w="1530" w:type="dxa"/>
            <w:tcBorders>
              <w:top w:val="nil"/>
              <w:left w:val="single" w:sz="4" w:space="0" w:color="auto"/>
              <w:right w:val="single" w:sz="4" w:space="0" w:color="auto"/>
            </w:tcBorders>
            <w:shd w:val="clear" w:color="auto" w:fill="D9D9D9"/>
            <w:vAlign w:val="center"/>
          </w:tcPr>
          <w:p w14:paraId="4424EDE9" w14:textId="77777777" w:rsidR="00B34DB4" w:rsidRPr="00B34DB4" w:rsidRDefault="00B34DB4" w:rsidP="000B287C">
            <w:pPr>
              <w:jc w:val="center"/>
              <w:rPr>
                <w:rFonts w:ascii="Arial" w:eastAsia="PMingLiU" w:hAnsi="Arial" w:cs="Arial"/>
                <w:b/>
                <w:szCs w:val="22"/>
                <w:lang w:val="en"/>
              </w:rPr>
            </w:pPr>
            <w:r w:rsidRPr="00B34DB4">
              <w:rPr>
                <w:rFonts w:ascii="Arial" w:eastAsia="PMingLiU" w:hAnsi="Arial" w:cs="Arial"/>
                <w:b/>
                <w:szCs w:val="22"/>
                <w:lang w:val="en"/>
              </w:rPr>
              <w:t>Clinical Parameter</w:t>
            </w:r>
          </w:p>
        </w:tc>
        <w:tc>
          <w:tcPr>
            <w:tcW w:w="3150" w:type="dxa"/>
            <w:tcBorders>
              <w:top w:val="nil"/>
              <w:left w:val="single" w:sz="4" w:space="0" w:color="auto"/>
              <w:right w:val="single" w:sz="4" w:space="0" w:color="auto"/>
            </w:tcBorders>
            <w:shd w:val="clear" w:color="auto" w:fill="D9D9D9"/>
            <w:vAlign w:val="center"/>
          </w:tcPr>
          <w:p w14:paraId="57C7CF3F" w14:textId="77777777" w:rsidR="00B34DB4" w:rsidRPr="00B34DB4" w:rsidRDefault="00B34DB4" w:rsidP="000B287C">
            <w:pPr>
              <w:jc w:val="center"/>
              <w:rPr>
                <w:rFonts w:ascii="Arial" w:eastAsia="PMingLiU" w:hAnsi="Arial" w:cs="Arial"/>
                <w:b/>
                <w:szCs w:val="22"/>
                <w:lang w:val="en"/>
              </w:rPr>
            </w:pPr>
            <w:r w:rsidRPr="00B34DB4">
              <w:rPr>
                <w:rFonts w:ascii="Arial" w:eastAsia="PMingLiU" w:hAnsi="Arial" w:cs="Arial"/>
                <w:b/>
                <w:szCs w:val="22"/>
                <w:lang w:val="en"/>
              </w:rPr>
              <w:t>Anticipated Performance</w:t>
            </w:r>
          </w:p>
          <w:p w14:paraId="2766884B" w14:textId="77777777" w:rsidR="00B34DB4" w:rsidRPr="00B34DB4" w:rsidRDefault="00B34DB4" w:rsidP="000B287C">
            <w:pPr>
              <w:jc w:val="center"/>
              <w:rPr>
                <w:rFonts w:ascii="Arial" w:eastAsia="PMingLiU" w:hAnsi="Arial" w:cs="Arial"/>
                <w:b/>
                <w:szCs w:val="22"/>
                <w:lang w:val="en"/>
              </w:rPr>
            </w:pPr>
            <w:r w:rsidRPr="00B34DB4">
              <w:rPr>
                <w:rFonts w:ascii="Arial" w:eastAsia="PMingLiU" w:hAnsi="Arial" w:cs="Arial"/>
                <w:b/>
                <w:szCs w:val="22"/>
                <w:lang w:val="en"/>
              </w:rPr>
              <w:t>(% of studies for which clinical parameter can be assessed)</w:t>
            </w:r>
          </w:p>
        </w:tc>
        <w:tc>
          <w:tcPr>
            <w:tcW w:w="1432" w:type="dxa"/>
            <w:tcBorders>
              <w:top w:val="nil"/>
              <w:left w:val="single" w:sz="4" w:space="0" w:color="auto"/>
              <w:right w:val="single" w:sz="4" w:space="0" w:color="auto"/>
            </w:tcBorders>
            <w:shd w:val="clear" w:color="auto" w:fill="D9D9D9"/>
            <w:vAlign w:val="center"/>
          </w:tcPr>
          <w:p w14:paraId="23876802" w14:textId="77777777" w:rsidR="00B34DB4" w:rsidRPr="00B34DB4" w:rsidRDefault="00B34DB4" w:rsidP="000B287C">
            <w:pPr>
              <w:jc w:val="center"/>
              <w:rPr>
                <w:rFonts w:ascii="Arial" w:eastAsia="PMingLiU" w:hAnsi="Arial" w:cs="Arial"/>
                <w:b/>
                <w:szCs w:val="22"/>
                <w:lang w:val="en"/>
              </w:rPr>
            </w:pPr>
            <w:r w:rsidRPr="00B34DB4">
              <w:rPr>
                <w:rFonts w:ascii="Arial" w:eastAsia="PMingLiU" w:hAnsi="Arial" w:cs="Arial"/>
                <w:b/>
                <w:szCs w:val="22"/>
                <w:lang w:val="en"/>
              </w:rPr>
              <w:t>Acceptance Criterion</w:t>
            </w:r>
          </w:p>
        </w:tc>
        <w:tc>
          <w:tcPr>
            <w:tcW w:w="1916" w:type="dxa"/>
            <w:tcBorders>
              <w:top w:val="nil"/>
              <w:left w:val="single" w:sz="4" w:space="0" w:color="auto"/>
            </w:tcBorders>
            <w:shd w:val="clear" w:color="auto" w:fill="D9D9D9"/>
            <w:vAlign w:val="center"/>
          </w:tcPr>
          <w:p w14:paraId="1CADE880" w14:textId="77777777" w:rsidR="00B34DB4" w:rsidRPr="00B34DB4" w:rsidRDefault="00B34DB4" w:rsidP="000B287C">
            <w:pPr>
              <w:jc w:val="center"/>
              <w:rPr>
                <w:rFonts w:ascii="Arial" w:eastAsia="PMingLiU" w:hAnsi="Arial" w:cs="Arial"/>
                <w:b/>
                <w:szCs w:val="22"/>
                <w:lang w:val="en"/>
              </w:rPr>
            </w:pPr>
            <w:r w:rsidRPr="00B34DB4">
              <w:rPr>
                <w:rFonts w:ascii="Arial" w:eastAsia="PMingLiU" w:hAnsi="Arial" w:cs="Arial"/>
                <w:b/>
                <w:szCs w:val="22"/>
                <w:lang w:val="en"/>
              </w:rPr>
              <w:t>Sample Size required at 90% power</w:t>
            </w:r>
          </w:p>
        </w:tc>
      </w:tr>
      <w:tr w:rsidR="00B34DB4" w:rsidRPr="00B34DB4" w14:paraId="225DC788" w14:textId="77777777" w:rsidTr="000B287C">
        <w:tc>
          <w:tcPr>
            <w:tcW w:w="1548" w:type="dxa"/>
            <w:shd w:val="clear" w:color="auto" w:fill="auto"/>
            <w:vAlign w:val="center"/>
          </w:tcPr>
          <w:p w14:paraId="326D6894" w14:textId="77777777" w:rsidR="00B34DB4" w:rsidRPr="00B34DB4" w:rsidRDefault="00B34DB4" w:rsidP="000B287C">
            <w:pPr>
              <w:jc w:val="center"/>
              <w:rPr>
                <w:rFonts w:ascii="Arial" w:eastAsia="PMingLiU" w:hAnsi="Arial" w:cs="Arial"/>
                <w:szCs w:val="22"/>
                <w:lang w:val="en"/>
              </w:rPr>
            </w:pPr>
            <w:r w:rsidRPr="00B34DB4">
              <w:rPr>
                <w:rFonts w:ascii="Arial" w:eastAsia="PMingLiU" w:hAnsi="Arial" w:cs="Arial"/>
                <w:szCs w:val="22"/>
                <w:lang w:val="en"/>
              </w:rPr>
              <w:t>1</w:t>
            </w:r>
          </w:p>
        </w:tc>
        <w:tc>
          <w:tcPr>
            <w:tcW w:w="1530" w:type="dxa"/>
            <w:shd w:val="clear" w:color="auto" w:fill="auto"/>
            <w:vAlign w:val="center"/>
          </w:tcPr>
          <w:p w14:paraId="2A51CC02" w14:textId="77777777" w:rsidR="00B34DB4" w:rsidRPr="00B34DB4" w:rsidRDefault="00B34DB4" w:rsidP="000B287C">
            <w:pPr>
              <w:jc w:val="center"/>
              <w:rPr>
                <w:rFonts w:ascii="Arial" w:eastAsia="PMingLiU" w:hAnsi="Arial" w:cs="Arial"/>
                <w:szCs w:val="22"/>
                <w:lang w:val="en"/>
              </w:rPr>
            </w:pPr>
            <w:r w:rsidRPr="00B34DB4">
              <w:rPr>
                <w:rFonts w:ascii="Arial" w:eastAsia="PMingLiU" w:hAnsi="Arial" w:cs="Arial"/>
                <w:szCs w:val="22"/>
                <w:lang w:val="en"/>
              </w:rPr>
              <w:t>LV Size</w:t>
            </w:r>
          </w:p>
        </w:tc>
        <w:tc>
          <w:tcPr>
            <w:tcW w:w="3150" w:type="dxa"/>
            <w:shd w:val="clear" w:color="auto" w:fill="auto"/>
            <w:vAlign w:val="center"/>
          </w:tcPr>
          <w:p w14:paraId="1F0C4531" w14:textId="1C3FF902" w:rsidR="00B34DB4" w:rsidRPr="00B34DB4" w:rsidRDefault="00941247" w:rsidP="000B287C">
            <w:pPr>
              <w:jc w:val="center"/>
              <w:rPr>
                <w:rFonts w:ascii="Arial" w:eastAsia="PMingLiU" w:hAnsi="Arial" w:cs="Arial"/>
                <w:szCs w:val="22"/>
                <w:lang w:val="en"/>
              </w:rPr>
            </w:pPr>
            <w:r>
              <w:rPr>
                <w:rFonts w:ascii="Arial" w:eastAsia="PMingLiU" w:hAnsi="Arial" w:cs="Arial"/>
                <w:szCs w:val="22"/>
                <w:lang w:val="en"/>
              </w:rPr>
              <w:t>88</w:t>
            </w:r>
            <w:r w:rsidR="00B34DB4" w:rsidRPr="00B34DB4">
              <w:rPr>
                <w:rFonts w:ascii="Arial" w:eastAsia="PMingLiU" w:hAnsi="Arial" w:cs="Arial"/>
                <w:szCs w:val="22"/>
                <w:lang w:val="en"/>
              </w:rPr>
              <w:t>.0%</w:t>
            </w:r>
          </w:p>
        </w:tc>
        <w:tc>
          <w:tcPr>
            <w:tcW w:w="1432" w:type="dxa"/>
            <w:shd w:val="clear" w:color="auto" w:fill="auto"/>
            <w:vAlign w:val="center"/>
          </w:tcPr>
          <w:p w14:paraId="34C721D2" w14:textId="77777777" w:rsidR="00B34DB4" w:rsidRPr="00B34DB4" w:rsidRDefault="00B34DB4" w:rsidP="000B287C">
            <w:pPr>
              <w:jc w:val="center"/>
              <w:rPr>
                <w:rFonts w:ascii="Arial" w:eastAsia="PMingLiU" w:hAnsi="Arial" w:cs="Arial"/>
                <w:szCs w:val="22"/>
                <w:lang w:val="en"/>
              </w:rPr>
            </w:pPr>
            <w:r w:rsidRPr="00B34DB4">
              <w:rPr>
                <w:rFonts w:ascii="Arial" w:eastAsia="PMingLiU" w:hAnsi="Arial" w:cs="Arial"/>
                <w:szCs w:val="22"/>
                <w:lang w:val="en"/>
              </w:rPr>
              <w:t>80.0%</w:t>
            </w:r>
          </w:p>
        </w:tc>
        <w:tc>
          <w:tcPr>
            <w:tcW w:w="1916" w:type="dxa"/>
            <w:shd w:val="clear" w:color="auto" w:fill="auto"/>
            <w:vAlign w:val="center"/>
          </w:tcPr>
          <w:p w14:paraId="566957E5" w14:textId="50295CD0" w:rsidR="00B34DB4" w:rsidRPr="00B34DB4" w:rsidRDefault="00941247" w:rsidP="000B287C">
            <w:pPr>
              <w:jc w:val="center"/>
              <w:rPr>
                <w:rFonts w:ascii="Arial" w:eastAsia="PMingLiU" w:hAnsi="Arial" w:cs="Arial"/>
                <w:szCs w:val="22"/>
                <w:lang w:val="en"/>
              </w:rPr>
            </w:pPr>
            <w:r>
              <w:rPr>
                <w:rFonts w:ascii="Arial" w:eastAsia="PMingLiU" w:hAnsi="Arial" w:cs="Arial"/>
                <w:szCs w:val="22"/>
                <w:lang w:val="en"/>
              </w:rPr>
              <w:t>203</w:t>
            </w:r>
          </w:p>
        </w:tc>
      </w:tr>
      <w:tr w:rsidR="00B34DB4" w:rsidRPr="00B34DB4" w14:paraId="5619DEA0" w14:textId="77777777" w:rsidTr="000B287C">
        <w:tc>
          <w:tcPr>
            <w:tcW w:w="1548" w:type="dxa"/>
            <w:shd w:val="clear" w:color="auto" w:fill="auto"/>
            <w:vAlign w:val="center"/>
          </w:tcPr>
          <w:p w14:paraId="02BC6FFF" w14:textId="77777777" w:rsidR="00B34DB4" w:rsidRPr="00B34DB4" w:rsidRDefault="00B34DB4" w:rsidP="000B287C">
            <w:pPr>
              <w:jc w:val="center"/>
              <w:rPr>
                <w:rFonts w:ascii="Arial" w:eastAsia="PMingLiU" w:hAnsi="Arial" w:cs="Arial"/>
                <w:szCs w:val="22"/>
                <w:lang w:val="en"/>
              </w:rPr>
            </w:pPr>
            <w:r w:rsidRPr="00B34DB4">
              <w:rPr>
                <w:rFonts w:ascii="Arial" w:eastAsia="PMingLiU" w:hAnsi="Arial" w:cs="Arial"/>
                <w:szCs w:val="22"/>
                <w:lang w:val="en"/>
              </w:rPr>
              <w:t>2</w:t>
            </w:r>
          </w:p>
        </w:tc>
        <w:tc>
          <w:tcPr>
            <w:tcW w:w="1530" w:type="dxa"/>
            <w:shd w:val="clear" w:color="auto" w:fill="auto"/>
            <w:vAlign w:val="center"/>
          </w:tcPr>
          <w:p w14:paraId="122136F9" w14:textId="77777777" w:rsidR="00B34DB4" w:rsidRPr="00B34DB4" w:rsidRDefault="00B34DB4" w:rsidP="000B287C">
            <w:pPr>
              <w:jc w:val="center"/>
              <w:rPr>
                <w:rFonts w:ascii="Arial" w:eastAsia="PMingLiU" w:hAnsi="Arial" w:cs="Arial"/>
                <w:szCs w:val="22"/>
                <w:lang w:val="en"/>
              </w:rPr>
            </w:pPr>
            <w:r w:rsidRPr="00B34DB4">
              <w:rPr>
                <w:rFonts w:ascii="Arial" w:eastAsia="PMingLiU" w:hAnsi="Arial" w:cs="Arial"/>
                <w:szCs w:val="22"/>
                <w:lang w:val="en"/>
              </w:rPr>
              <w:t>LV Function</w:t>
            </w:r>
          </w:p>
        </w:tc>
        <w:tc>
          <w:tcPr>
            <w:tcW w:w="3150" w:type="dxa"/>
            <w:shd w:val="clear" w:color="auto" w:fill="auto"/>
            <w:vAlign w:val="center"/>
          </w:tcPr>
          <w:p w14:paraId="1F469DD1" w14:textId="0E08101E" w:rsidR="00B34DB4" w:rsidRPr="00B34DB4" w:rsidRDefault="00941247" w:rsidP="000B287C">
            <w:pPr>
              <w:jc w:val="center"/>
              <w:rPr>
                <w:rFonts w:ascii="Arial" w:eastAsia="PMingLiU" w:hAnsi="Arial" w:cs="Arial"/>
                <w:szCs w:val="22"/>
                <w:lang w:val="en"/>
              </w:rPr>
            </w:pPr>
            <w:r>
              <w:rPr>
                <w:rFonts w:ascii="Arial" w:eastAsia="PMingLiU" w:hAnsi="Arial" w:cs="Arial"/>
                <w:szCs w:val="22"/>
                <w:lang w:val="en"/>
              </w:rPr>
              <w:t>88</w:t>
            </w:r>
            <w:r w:rsidR="00B34DB4" w:rsidRPr="00B34DB4">
              <w:rPr>
                <w:rFonts w:ascii="Arial" w:eastAsia="PMingLiU" w:hAnsi="Arial" w:cs="Arial"/>
                <w:szCs w:val="22"/>
                <w:lang w:val="en"/>
              </w:rPr>
              <w:t>.0%</w:t>
            </w:r>
          </w:p>
        </w:tc>
        <w:tc>
          <w:tcPr>
            <w:tcW w:w="1432" w:type="dxa"/>
            <w:shd w:val="clear" w:color="auto" w:fill="auto"/>
            <w:vAlign w:val="center"/>
          </w:tcPr>
          <w:p w14:paraId="73211D9C" w14:textId="77777777" w:rsidR="00B34DB4" w:rsidRPr="00B34DB4" w:rsidRDefault="00B34DB4" w:rsidP="000B287C">
            <w:pPr>
              <w:jc w:val="center"/>
              <w:rPr>
                <w:rFonts w:ascii="Arial" w:eastAsia="PMingLiU" w:hAnsi="Arial" w:cs="Arial"/>
                <w:szCs w:val="22"/>
                <w:lang w:val="en"/>
              </w:rPr>
            </w:pPr>
            <w:r w:rsidRPr="00B34DB4">
              <w:rPr>
                <w:rFonts w:ascii="Arial" w:eastAsia="PMingLiU" w:hAnsi="Arial" w:cs="Arial"/>
                <w:szCs w:val="22"/>
                <w:lang w:val="en"/>
              </w:rPr>
              <w:t>80.0%</w:t>
            </w:r>
          </w:p>
        </w:tc>
        <w:tc>
          <w:tcPr>
            <w:tcW w:w="1916" w:type="dxa"/>
            <w:shd w:val="clear" w:color="auto" w:fill="auto"/>
            <w:vAlign w:val="center"/>
          </w:tcPr>
          <w:p w14:paraId="5879DCD6" w14:textId="5DAA3966" w:rsidR="00B34DB4" w:rsidRPr="00B34DB4" w:rsidRDefault="00941247" w:rsidP="000B287C">
            <w:pPr>
              <w:jc w:val="center"/>
              <w:rPr>
                <w:rFonts w:ascii="Arial" w:eastAsia="PMingLiU" w:hAnsi="Arial" w:cs="Arial"/>
                <w:szCs w:val="22"/>
                <w:lang w:val="en"/>
              </w:rPr>
            </w:pPr>
            <w:r>
              <w:rPr>
                <w:rFonts w:ascii="Arial" w:eastAsia="PMingLiU" w:hAnsi="Arial" w:cs="Arial"/>
                <w:szCs w:val="22"/>
                <w:lang w:val="en"/>
              </w:rPr>
              <w:t>203</w:t>
            </w:r>
          </w:p>
        </w:tc>
      </w:tr>
      <w:tr w:rsidR="00B34DB4" w:rsidRPr="00B34DB4" w14:paraId="0189B452" w14:textId="77777777" w:rsidTr="000B287C">
        <w:tc>
          <w:tcPr>
            <w:tcW w:w="1548" w:type="dxa"/>
            <w:shd w:val="clear" w:color="auto" w:fill="auto"/>
            <w:vAlign w:val="center"/>
          </w:tcPr>
          <w:p w14:paraId="397E74A5" w14:textId="77777777" w:rsidR="00B34DB4" w:rsidRPr="00B34DB4" w:rsidRDefault="00B34DB4" w:rsidP="000B287C">
            <w:pPr>
              <w:jc w:val="center"/>
              <w:rPr>
                <w:rFonts w:ascii="Arial" w:eastAsia="PMingLiU" w:hAnsi="Arial" w:cs="Arial"/>
                <w:szCs w:val="22"/>
                <w:lang w:val="en"/>
              </w:rPr>
            </w:pPr>
            <w:r w:rsidRPr="00B34DB4">
              <w:rPr>
                <w:rFonts w:ascii="Arial" w:eastAsia="PMingLiU" w:hAnsi="Arial" w:cs="Arial"/>
                <w:szCs w:val="22"/>
                <w:lang w:val="en"/>
              </w:rPr>
              <w:t>3</w:t>
            </w:r>
          </w:p>
        </w:tc>
        <w:tc>
          <w:tcPr>
            <w:tcW w:w="1530" w:type="dxa"/>
            <w:shd w:val="clear" w:color="auto" w:fill="auto"/>
            <w:vAlign w:val="center"/>
          </w:tcPr>
          <w:p w14:paraId="434DB396" w14:textId="77777777" w:rsidR="00B34DB4" w:rsidRPr="00B34DB4" w:rsidRDefault="00B34DB4" w:rsidP="000B287C">
            <w:pPr>
              <w:jc w:val="center"/>
              <w:rPr>
                <w:rFonts w:ascii="Arial" w:eastAsia="PMingLiU" w:hAnsi="Arial" w:cs="Arial"/>
                <w:szCs w:val="22"/>
                <w:lang w:val="en"/>
              </w:rPr>
            </w:pPr>
            <w:r w:rsidRPr="00B34DB4">
              <w:rPr>
                <w:rFonts w:ascii="Arial" w:eastAsia="PMingLiU" w:hAnsi="Arial" w:cs="Arial"/>
                <w:szCs w:val="22"/>
                <w:lang w:val="en"/>
              </w:rPr>
              <w:t>RV Size</w:t>
            </w:r>
          </w:p>
        </w:tc>
        <w:tc>
          <w:tcPr>
            <w:tcW w:w="3150" w:type="dxa"/>
            <w:shd w:val="clear" w:color="auto" w:fill="auto"/>
            <w:vAlign w:val="center"/>
          </w:tcPr>
          <w:p w14:paraId="16EF4C93" w14:textId="64DCBAB4" w:rsidR="00B34DB4" w:rsidRPr="00B34DB4" w:rsidRDefault="00941247" w:rsidP="000B287C">
            <w:pPr>
              <w:jc w:val="center"/>
              <w:rPr>
                <w:rFonts w:ascii="Arial" w:eastAsia="PMingLiU" w:hAnsi="Arial" w:cs="Arial"/>
                <w:szCs w:val="22"/>
                <w:lang w:val="en"/>
              </w:rPr>
            </w:pPr>
            <w:r>
              <w:rPr>
                <w:rFonts w:ascii="Arial" w:eastAsia="PMingLiU" w:hAnsi="Arial" w:cs="Arial"/>
                <w:szCs w:val="22"/>
                <w:lang w:val="en"/>
              </w:rPr>
              <w:t>88</w:t>
            </w:r>
            <w:r w:rsidR="00B34DB4" w:rsidRPr="00B34DB4">
              <w:rPr>
                <w:rFonts w:ascii="Arial" w:eastAsia="PMingLiU" w:hAnsi="Arial" w:cs="Arial"/>
                <w:szCs w:val="22"/>
                <w:lang w:val="en"/>
              </w:rPr>
              <w:t>.0%</w:t>
            </w:r>
          </w:p>
        </w:tc>
        <w:tc>
          <w:tcPr>
            <w:tcW w:w="1432" w:type="dxa"/>
            <w:shd w:val="clear" w:color="auto" w:fill="auto"/>
            <w:vAlign w:val="center"/>
          </w:tcPr>
          <w:p w14:paraId="75595706" w14:textId="77777777" w:rsidR="00B34DB4" w:rsidRPr="00B34DB4" w:rsidRDefault="00B34DB4" w:rsidP="000B287C">
            <w:pPr>
              <w:jc w:val="center"/>
              <w:rPr>
                <w:rFonts w:ascii="Arial" w:eastAsia="PMingLiU" w:hAnsi="Arial" w:cs="Arial"/>
                <w:szCs w:val="22"/>
                <w:lang w:val="en"/>
              </w:rPr>
            </w:pPr>
            <w:r w:rsidRPr="00B34DB4">
              <w:rPr>
                <w:rFonts w:ascii="Arial" w:eastAsia="PMingLiU" w:hAnsi="Arial" w:cs="Arial"/>
                <w:szCs w:val="22"/>
                <w:lang w:val="en"/>
              </w:rPr>
              <w:t>80.0%</w:t>
            </w:r>
          </w:p>
        </w:tc>
        <w:tc>
          <w:tcPr>
            <w:tcW w:w="1916" w:type="dxa"/>
            <w:shd w:val="clear" w:color="auto" w:fill="auto"/>
            <w:vAlign w:val="center"/>
          </w:tcPr>
          <w:p w14:paraId="7F6C8726" w14:textId="5E08A724" w:rsidR="00B34DB4" w:rsidRPr="00B34DB4" w:rsidRDefault="00941247" w:rsidP="000B287C">
            <w:pPr>
              <w:jc w:val="center"/>
              <w:rPr>
                <w:rFonts w:ascii="Arial" w:eastAsia="PMingLiU" w:hAnsi="Arial" w:cs="Arial"/>
                <w:szCs w:val="22"/>
                <w:lang w:val="en"/>
              </w:rPr>
            </w:pPr>
            <w:r>
              <w:rPr>
                <w:rFonts w:ascii="Arial" w:eastAsia="PMingLiU" w:hAnsi="Arial" w:cs="Arial"/>
                <w:szCs w:val="22"/>
                <w:lang w:val="en"/>
              </w:rPr>
              <w:t>203</w:t>
            </w:r>
          </w:p>
        </w:tc>
      </w:tr>
      <w:tr w:rsidR="00B34DB4" w:rsidRPr="00B34DB4" w14:paraId="7A469A7F" w14:textId="77777777" w:rsidTr="000B287C">
        <w:tc>
          <w:tcPr>
            <w:tcW w:w="1548" w:type="dxa"/>
            <w:shd w:val="clear" w:color="auto" w:fill="auto"/>
            <w:vAlign w:val="center"/>
          </w:tcPr>
          <w:p w14:paraId="1AD7567A" w14:textId="77777777" w:rsidR="00B34DB4" w:rsidRPr="00B34DB4" w:rsidRDefault="00B34DB4" w:rsidP="000B287C">
            <w:pPr>
              <w:jc w:val="center"/>
              <w:rPr>
                <w:rFonts w:ascii="Arial" w:eastAsia="PMingLiU" w:hAnsi="Arial" w:cs="Arial"/>
                <w:szCs w:val="22"/>
                <w:lang w:val="en"/>
              </w:rPr>
            </w:pPr>
            <w:r w:rsidRPr="00B34DB4">
              <w:rPr>
                <w:rFonts w:ascii="Arial" w:eastAsia="PMingLiU" w:hAnsi="Arial" w:cs="Arial"/>
                <w:szCs w:val="22"/>
                <w:lang w:val="en"/>
              </w:rPr>
              <w:t>4</w:t>
            </w:r>
          </w:p>
        </w:tc>
        <w:tc>
          <w:tcPr>
            <w:tcW w:w="1530" w:type="dxa"/>
            <w:shd w:val="clear" w:color="auto" w:fill="auto"/>
            <w:vAlign w:val="center"/>
          </w:tcPr>
          <w:p w14:paraId="521D5200" w14:textId="77777777" w:rsidR="00B34DB4" w:rsidRPr="00B34DB4" w:rsidRDefault="00B34DB4" w:rsidP="000B287C">
            <w:pPr>
              <w:jc w:val="center"/>
              <w:rPr>
                <w:rFonts w:ascii="Arial" w:eastAsia="PMingLiU" w:hAnsi="Arial" w:cs="Arial"/>
                <w:szCs w:val="22"/>
                <w:lang w:val="en"/>
              </w:rPr>
            </w:pPr>
            <w:r w:rsidRPr="00B34DB4">
              <w:rPr>
                <w:rFonts w:ascii="Arial" w:eastAsia="PMingLiU" w:hAnsi="Arial" w:cs="Arial"/>
                <w:szCs w:val="22"/>
                <w:lang w:val="en"/>
              </w:rPr>
              <w:t>Pericardial Effusion</w:t>
            </w:r>
          </w:p>
        </w:tc>
        <w:tc>
          <w:tcPr>
            <w:tcW w:w="3150" w:type="dxa"/>
            <w:shd w:val="clear" w:color="auto" w:fill="auto"/>
            <w:vAlign w:val="center"/>
          </w:tcPr>
          <w:p w14:paraId="49DF9A83" w14:textId="4EFDD46A" w:rsidR="00B34DB4" w:rsidRPr="00B34DB4" w:rsidRDefault="00941247" w:rsidP="000B287C">
            <w:pPr>
              <w:jc w:val="center"/>
              <w:rPr>
                <w:rFonts w:ascii="Arial" w:eastAsia="PMingLiU" w:hAnsi="Arial" w:cs="Arial"/>
                <w:szCs w:val="22"/>
                <w:lang w:val="en"/>
              </w:rPr>
            </w:pPr>
            <w:r>
              <w:rPr>
                <w:rFonts w:ascii="Arial" w:eastAsia="PMingLiU" w:hAnsi="Arial" w:cs="Arial"/>
                <w:szCs w:val="22"/>
                <w:lang w:val="en"/>
              </w:rPr>
              <w:t>88</w:t>
            </w:r>
            <w:r w:rsidR="00B34DB4" w:rsidRPr="00B34DB4">
              <w:rPr>
                <w:rFonts w:ascii="Arial" w:eastAsia="PMingLiU" w:hAnsi="Arial" w:cs="Arial"/>
                <w:szCs w:val="22"/>
                <w:lang w:val="en"/>
              </w:rPr>
              <w:t>.0%</w:t>
            </w:r>
          </w:p>
        </w:tc>
        <w:tc>
          <w:tcPr>
            <w:tcW w:w="1432" w:type="dxa"/>
            <w:shd w:val="clear" w:color="auto" w:fill="auto"/>
            <w:vAlign w:val="center"/>
          </w:tcPr>
          <w:p w14:paraId="223760EB" w14:textId="77777777" w:rsidR="00B34DB4" w:rsidRPr="00B34DB4" w:rsidRDefault="00B34DB4" w:rsidP="000B287C">
            <w:pPr>
              <w:jc w:val="center"/>
              <w:rPr>
                <w:rFonts w:ascii="Arial" w:eastAsia="PMingLiU" w:hAnsi="Arial" w:cs="Arial"/>
                <w:szCs w:val="22"/>
                <w:lang w:val="en"/>
              </w:rPr>
            </w:pPr>
            <w:r w:rsidRPr="00B34DB4">
              <w:rPr>
                <w:rFonts w:ascii="Arial" w:eastAsia="PMingLiU" w:hAnsi="Arial" w:cs="Arial"/>
                <w:szCs w:val="22"/>
                <w:lang w:val="en"/>
              </w:rPr>
              <w:t>80.0%</w:t>
            </w:r>
          </w:p>
        </w:tc>
        <w:tc>
          <w:tcPr>
            <w:tcW w:w="1916" w:type="dxa"/>
            <w:shd w:val="clear" w:color="auto" w:fill="auto"/>
            <w:vAlign w:val="center"/>
          </w:tcPr>
          <w:p w14:paraId="418DDC3B" w14:textId="3A1A1E0A" w:rsidR="00B34DB4" w:rsidRPr="00B34DB4" w:rsidRDefault="00941247" w:rsidP="000B287C">
            <w:pPr>
              <w:jc w:val="center"/>
              <w:rPr>
                <w:rFonts w:ascii="Arial" w:eastAsia="PMingLiU" w:hAnsi="Arial" w:cs="Arial"/>
                <w:szCs w:val="22"/>
                <w:lang w:val="en"/>
              </w:rPr>
            </w:pPr>
            <w:r>
              <w:rPr>
                <w:rFonts w:ascii="Arial" w:eastAsia="PMingLiU" w:hAnsi="Arial" w:cs="Arial"/>
                <w:szCs w:val="22"/>
                <w:lang w:val="en"/>
              </w:rPr>
              <w:t>203</w:t>
            </w:r>
          </w:p>
        </w:tc>
      </w:tr>
    </w:tbl>
    <w:p w14:paraId="01A1FCE4" w14:textId="77777777" w:rsidR="00B34DB4" w:rsidRPr="00B34DB4" w:rsidRDefault="00B34DB4" w:rsidP="00B34DB4">
      <w:pPr>
        <w:rPr>
          <w:rFonts w:ascii="Arial" w:hAnsi="Arial" w:cs="Arial"/>
          <w:b/>
          <w:lang w:val="en"/>
        </w:rPr>
      </w:pPr>
    </w:p>
    <w:p w14:paraId="3E6F68F5" w14:textId="0AEE3F90" w:rsidR="00B34DB4" w:rsidRPr="00B34DB4" w:rsidRDefault="00B34DB4" w:rsidP="00B34DB4">
      <w:pPr>
        <w:rPr>
          <w:rFonts w:ascii="Arial" w:hAnsi="Arial" w:cs="Arial"/>
          <w:lang w:val="en"/>
        </w:rPr>
      </w:pPr>
      <w:r w:rsidRPr="00B34DB4">
        <w:rPr>
          <w:rFonts w:ascii="Arial" w:hAnsi="Arial" w:cs="Arial"/>
          <w:lang w:val="en"/>
        </w:rPr>
        <w:t xml:space="preserve">Using an alpha of 0.05 with a desired power of 0.90, the sample size necessary to reject the null hypothesis for each parameter is given in column (5) (PASS 16 Power Analysis and Sample Size Software (2018). NCSS, LLC. Kaysville, Utah, USA, ncss.com/software/pass).  The applicable statistical test is a one-sample, one-sided, exact binomial test using normal approximation.  Since the highest individual sample size required is </w:t>
      </w:r>
      <w:r w:rsidR="00941247">
        <w:rPr>
          <w:rFonts w:ascii="Arial" w:hAnsi="Arial" w:cs="Arial"/>
          <w:lang w:val="en"/>
        </w:rPr>
        <w:t>203</w:t>
      </w:r>
      <w:r w:rsidRPr="00B34DB4">
        <w:rPr>
          <w:rFonts w:ascii="Arial" w:hAnsi="Arial" w:cs="Arial"/>
          <w:lang w:val="en"/>
        </w:rPr>
        <w:t xml:space="preserve">, assuming that all four anatomic parameters are tested (see below), the minimum total number of scans that need to be acquired and evaluated is </w:t>
      </w:r>
      <w:r w:rsidR="00941247">
        <w:rPr>
          <w:rFonts w:ascii="Arial" w:hAnsi="Arial" w:cs="Arial"/>
          <w:lang w:val="en"/>
        </w:rPr>
        <w:t>203</w:t>
      </w:r>
      <w:r w:rsidRPr="00B34DB4">
        <w:rPr>
          <w:rFonts w:ascii="Arial" w:hAnsi="Arial" w:cs="Arial"/>
          <w:lang w:val="en"/>
        </w:rPr>
        <w:t xml:space="preserve">. </w:t>
      </w:r>
      <w:r w:rsidR="00941247">
        <w:rPr>
          <w:rFonts w:ascii="Arial" w:hAnsi="Arial" w:cs="Arial"/>
          <w:lang w:val="en"/>
        </w:rPr>
        <w:t>To ensure that the 6 RNs scan the same number of patients, the total number of patients is set to 210.</w:t>
      </w:r>
    </w:p>
    <w:p w14:paraId="531A4656" w14:textId="77777777" w:rsidR="00B34DB4" w:rsidRPr="00B34DB4" w:rsidRDefault="00B34DB4" w:rsidP="00B34DB4">
      <w:pPr>
        <w:rPr>
          <w:rFonts w:ascii="Arial" w:hAnsi="Arial" w:cs="Arial"/>
          <w:lang w:val="en"/>
        </w:rPr>
      </w:pPr>
      <w:r w:rsidRPr="00B34DB4">
        <w:rPr>
          <w:rFonts w:ascii="Arial" w:hAnsi="Arial" w:cs="Arial"/>
          <w:lang w:val="en"/>
        </w:rPr>
        <w:t xml:space="preserve"> </w:t>
      </w:r>
    </w:p>
    <w:p w14:paraId="3209338D" w14:textId="77777777" w:rsidR="00B34DB4" w:rsidRPr="00B34DB4" w:rsidRDefault="00B34DB4" w:rsidP="00B34DB4">
      <w:pPr>
        <w:rPr>
          <w:rFonts w:ascii="Arial" w:hAnsi="Arial" w:cs="Arial"/>
          <w:lang w:val="en"/>
        </w:rPr>
      </w:pPr>
      <w:r w:rsidRPr="00B34DB4">
        <w:rPr>
          <w:rFonts w:ascii="Arial" w:hAnsi="Arial" w:cs="Arial"/>
          <w:lang w:val="en"/>
        </w:rPr>
        <w:t xml:space="preserve">To control Family Wise Error Rate, a Fixed Testing Sequence will be used with the pre-specified sequence indicated in column 1.  The observed success rate on LV Size will be compared to the acceptance criterion of 80% using a one-tailed exact Binomial test.  If the significance level of that comparison is less or equal to 0.05, hypothesis testing will proceed with LV Function. If, however, the significance level for LV Function is greater than 0.05, hypothesis testing will </w:t>
      </w:r>
      <w:proofErr w:type="gramStart"/>
      <w:r w:rsidRPr="00B34DB4">
        <w:rPr>
          <w:rFonts w:ascii="Arial" w:hAnsi="Arial" w:cs="Arial"/>
          <w:lang w:val="en"/>
        </w:rPr>
        <w:t>end</w:t>
      </w:r>
      <w:proofErr w:type="gramEnd"/>
      <w:r w:rsidRPr="00B34DB4">
        <w:rPr>
          <w:rFonts w:ascii="Arial" w:hAnsi="Arial" w:cs="Arial"/>
          <w:lang w:val="en"/>
        </w:rPr>
        <w:t xml:space="preserve"> and no further statistical test will be reported (“Multiple Endpoints in Clinical Trials Guidance for Industry: Draft Guidance,” 2017).  Similarly, if hypothesis testing proceeds to LV Function, the observed rate of success will be compared to the acceptance criterion of 80%.  If the significance level of that comparison is less or equal to 0.05, hypothesis testing will continue with RV Size, but end at LV Function otherwise. If hypothesis testing proceeds to RV Size, the observed rate of success will be compared to the acceptance criterion of 80%.  If the significance level of that comparison is less or equal to 0.05, hypothesis testing will continue with Pericardial Effusion, but end at RV Size otherwise. </w:t>
      </w:r>
    </w:p>
    <w:p w14:paraId="260B67B0" w14:textId="77777777" w:rsidR="00B34DB4" w:rsidRPr="00B34DB4" w:rsidRDefault="00B34DB4" w:rsidP="00B34DB4">
      <w:pPr>
        <w:rPr>
          <w:rFonts w:ascii="Arial" w:hAnsi="Arial" w:cs="Arial"/>
          <w:lang w:val="en"/>
        </w:rPr>
      </w:pPr>
    </w:p>
    <w:p w14:paraId="54CE5EA3" w14:textId="77777777" w:rsidR="00C972A6" w:rsidRPr="002B7F5A" w:rsidRDefault="00C972A6" w:rsidP="007140EB">
      <w:pPr>
        <w:pStyle w:val="Heading2"/>
        <w:rPr>
          <w:rFonts w:asciiTheme="minorBidi" w:hAnsiTheme="minorBidi" w:cstheme="minorBidi"/>
          <w:szCs w:val="24"/>
        </w:rPr>
      </w:pPr>
      <w:r w:rsidRPr="002B7F5A">
        <w:rPr>
          <w:rFonts w:asciiTheme="minorBidi" w:hAnsiTheme="minorBidi" w:cstheme="minorBidi"/>
          <w:szCs w:val="24"/>
        </w:rPr>
        <w:lastRenderedPageBreak/>
        <w:t>Subject Population(s) for Analysis</w:t>
      </w:r>
      <w:bookmarkEnd w:id="111"/>
      <w:bookmarkEnd w:id="112"/>
    </w:p>
    <w:p w14:paraId="0C118662" w14:textId="3D2FE546" w:rsidR="000E2C4B" w:rsidRPr="002B7F5A" w:rsidRDefault="005F18D3" w:rsidP="000E2C4B">
      <w:pPr>
        <w:rPr>
          <w:rFonts w:asciiTheme="minorBidi" w:hAnsiTheme="minorBidi" w:cstheme="minorBidi"/>
        </w:rPr>
      </w:pPr>
      <w:r w:rsidRPr="002B7F5A">
        <w:rPr>
          <w:rFonts w:asciiTheme="minorBidi" w:hAnsiTheme="minorBidi" w:cstheme="minorBidi"/>
        </w:rPr>
        <w:t>All eligible subjects will be used for the statistical analysis.</w:t>
      </w:r>
      <w:r w:rsidR="000E2C4B">
        <w:rPr>
          <w:rFonts w:asciiTheme="minorBidi" w:hAnsiTheme="minorBidi" w:cstheme="minorBidi"/>
        </w:rPr>
        <w:t xml:space="preserve"> </w:t>
      </w:r>
      <w:r w:rsidR="003B134A">
        <w:rPr>
          <w:rFonts w:asciiTheme="minorBidi" w:hAnsiTheme="minorBidi" w:cstheme="minorBidi"/>
        </w:rPr>
        <w:t xml:space="preserve">The data from the training patients </w:t>
      </w:r>
      <w:r w:rsidR="000E2C4B">
        <w:rPr>
          <w:rFonts w:asciiTheme="minorBidi" w:hAnsiTheme="minorBidi" w:cstheme="minorBidi"/>
        </w:rPr>
        <w:t xml:space="preserve">will not be included in the statistical analysis. </w:t>
      </w:r>
    </w:p>
    <w:p w14:paraId="175D180C" w14:textId="77777777" w:rsidR="00C972A6" w:rsidRPr="002B7F5A" w:rsidRDefault="00C972A6" w:rsidP="005E5684">
      <w:pPr>
        <w:rPr>
          <w:rFonts w:asciiTheme="minorBidi" w:hAnsiTheme="minorBidi" w:cstheme="minorBidi"/>
        </w:rPr>
      </w:pPr>
    </w:p>
    <w:p w14:paraId="697051E8" w14:textId="77777777" w:rsidR="00107A2F" w:rsidRPr="002B7F5A" w:rsidRDefault="00107A2F" w:rsidP="007140EB">
      <w:pPr>
        <w:pStyle w:val="Heading1"/>
        <w:rPr>
          <w:rFonts w:asciiTheme="minorBidi" w:hAnsiTheme="minorBidi" w:cstheme="minorBidi"/>
          <w:szCs w:val="24"/>
        </w:rPr>
      </w:pPr>
      <w:bookmarkStart w:id="113" w:name="_Toc356525505"/>
      <w:bookmarkStart w:id="114" w:name="_Toc520280165"/>
      <w:r w:rsidRPr="002B7F5A">
        <w:rPr>
          <w:rFonts w:asciiTheme="minorBidi" w:hAnsiTheme="minorBidi" w:cstheme="minorBidi"/>
          <w:szCs w:val="24"/>
        </w:rPr>
        <w:t>Safety and Adverse Events</w:t>
      </w:r>
      <w:bookmarkEnd w:id="113"/>
      <w:bookmarkEnd w:id="114"/>
    </w:p>
    <w:p w14:paraId="15033169" w14:textId="77777777" w:rsidR="00107A2F" w:rsidRPr="002B7F5A" w:rsidRDefault="00107A2F" w:rsidP="007140EB">
      <w:pPr>
        <w:pStyle w:val="Heading2"/>
        <w:rPr>
          <w:rFonts w:asciiTheme="minorBidi" w:hAnsiTheme="minorBidi" w:cstheme="minorBidi"/>
          <w:szCs w:val="24"/>
        </w:rPr>
      </w:pPr>
      <w:bookmarkStart w:id="115" w:name="_Toc356525506"/>
      <w:bookmarkStart w:id="116" w:name="_Toc520280166"/>
      <w:r w:rsidRPr="002B7F5A">
        <w:rPr>
          <w:rFonts w:asciiTheme="minorBidi" w:hAnsiTheme="minorBidi" w:cstheme="minorBidi"/>
          <w:szCs w:val="24"/>
        </w:rPr>
        <w:t>Definitions</w:t>
      </w:r>
      <w:bookmarkEnd w:id="115"/>
      <w:bookmarkEnd w:id="116"/>
    </w:p>
    <w:p w14:paraId="368B53D9" w14:textId="77777777" w:rsidR="00F34E47" w:rsidRPr="002B7F5A" w:rsidRDefault="00475539" w:rsidP="006F49E7">
      <w:pPr>
        <w:rPr>
          <w:rFonts w:asciiTheme="minorBidi" w:hAnsiTheme="minorBidi" w:cstheme="minorBidi"/>
        </w:rPr>
      </w:pPr>
      <w:r w:rsidRPr="002B7F5A">
        <w:rPr>
          <w:rFonts w:asciiTheme="minorBidi" w:hAnsiTheme="minorBidi" w:cstheme="minorBidi"/>
        </w:rPr>
        <w:t xml:space="preserve">The study is </w:t>
      </w:r>
      <w:r w:rsidR="00EA33D7" w:rsidRPr="002B7F5A">
        <w:rPr>
          <w:rFonts w:asciiTheme="minorBidi" w:hAnsiTheme="minorBidi" w:cstheme="minorBidi"/>
        </w:rPr>
        <w:t>considered low risk</w:t>
      </w:r>
      <w:r w:rsidR="0076255A" w:rsidRPr="002B7F5A">
        <w:rPr>
          <w:rFonts w:asciiTheme="minorBidi" w:hAnsiTheme="minorBidi" w:cstheme="minorBidi"/>
        </w:rPr>
        <w:t>.  However, adverse events may include allergic reaction to ultrasound gel and discomfort during the procedure.</w:t>
      </w:r>
      <w:r w:rsidR="003E6C96" w:rsidRPr="002B7F5A">
        <w:rPr>
          <w:rFonts w:asciiTheme="minorBidi" w:hAnsiTheme="minorBidi" w:cstheme="minorBidi"/>
        </w:rPr>
        <w:t xml:space="preserve">  </w:t>
      </w:r>
      <w:r w:rsidR="0076255A" w:rsidRPr="002B7F5A">
        <w:rPr>
          <w:rFonts w:asciiTheme="minorBidi" w:hAnsiTheme="minorBidi" w:cstheme="minorBidi"/>
        </w:rPr>
        <w:t>Unanticipated Problems would include events that interrupt the study.</w:t>
      </w:r>
      <w:r w:rsidR="006F49E7" w:rsidRPr="002B7F5A">
        <w:rPr>
          <w:rFonts w:asciiTheme="minorBidi" w:hAnsiTheme="minorBidi" w:cstheme="minorBidi"/>
        </w:rPr>
        <w:t xml:space="preserve"> </w:t>
      </w:r>
      <w:r w:rsidR="0076255A" w:rsidRPr="002B7F5A">
        <w:rPr>
          <w:rFonts w:asciiTheme="minorBidi" w:hAnsiTheme="minorBidi" w:cstheme="minorBidi"/>
        </w:rPr>
        <w:t>We do not anticipate any Serious Adverse Events.</w:t>
      </w:r>
    </w:p>
    <w:p w14:paraId="1A1C8958" w14:textId="77777777" w:rsidR="00107A2F" w:rsidRPr="002B7F5A" w:rsidRDefault="00107A2F" w:rsidP="007140EB">
      <w:pPr>
        <w:pStyle w:val="Heading2"/>
        <w:rPr>
          <w:rFonts w:asciiTheme="minorBidi" w:hAnsiTheme="minorBidi" w:cstheme="minorBidi"/>
          <w:szCs w:val="24"/>
        </w:rPr>
      </w:pPr>
      <w:bookmarkStart w:id="117" w:name="_Toc356525507"/>
      <w:bookmarkStart w:id="118" w:name="_Toc520280167"/>
      <w:r w:rsidRPr="002B7F5A">
        <w:rPr>
          <w:rFonts w:asciiTheme="minorBidi" w:hAnsiTheme="minorBidi" w:cstheme="minorBidi"/>
          <w:szCs w:val="24"/>
        </w:rPr>
        <w:t>Recording and Reporting of Adverse Events</w:t>
      </w:r>
      <w:bookmarkEnd w:id="117"/>
      <w:bookmarkEnd w:id="118"/>
    </w:p>
    <w:p w14:paraId="53CDC2D2" w14:textId="77777777" w:rsidR="00F75C64" w:rsidRPr="002B7F5A" w:rsidRDefault="004A1DF3" w:rsidP="005E5684">
      <w:pPr>
        <w:rPr>
          <w:rFonts w:asciiTheme="minorBidi" w:hAnsiTheme="minorBidi" w:cstheme="minorBidi"/>
        </w:rPr>
      </w:pPr>
      <w:r w:rsidRPr="002B7F5A">
        <w:rPr>
          <w:rFonts w:asciiTheme="minorBidi" w:hAnsiTheme="minorBidi" w:cstheme="minorBidi"/>
        </w:rPr>
        <w:t>Site will report a</w:t>
      </w:r>
      <w:r w:rsidR="0076255A" w:rsidRPr="002B7F5A">
        <w:rPr>
          <w:rFonts w:asciiTheme="minorBidi" w:hAnsiTheme="minorBidi" w:cstheme="minorBidi"/>
        </w:rPr>
        <w:t xml:space="preserve">dverse events in writing to the sponsor </w:t>
      </w:r>
      <w:r w:rsidR="007C1CFC" w:rsidRPr="002B7F5A">
        <w:rPr>
          <w:rFonts w:asciiTheme="minorBidi" w:hAnsiTheme="minorBidi" w:cstheme="minorBidi"/>
        </w:rPr>
        <w:t>within 5 business days for each</w:t>
      </w:r>
      <w:r w:rsidR="0076255A" w:rsidRPr="002B7F5A">
        <w:rPr>
          <w:rFonts w:asciiTheme="minorBidi" w:hAnsiTheme="minorBidi" w:cstheme="minorBidi"/>
        </w:rPr>
        <w:t xml:space="preserve"> </w:t>
      </w:r>
      <w:r w:rsidR="007C1CFC" w:rsidRPr="002B7F5A">
        <w:rPr>
          <w:rFonts w:asciiTheme="minorBidi" w:hAnsiTheme="minorBidi" w:cstheme="minorBidi"/>
        </w:rPr>
        <w:t>event</w:t>
      </w:r>
      <w:r w:rsidR="0076255A" w:rsidRPr="002B7F5A">
        <w:rPr>
          <w:rFonts w:asciiTheme="minorBidi" w:hAnsiTheme="minorBidi" w:cstheme="minorBidi"/>
        </w:rPr>
        <w:t xml:space="preserve">.  These events will be logged by the sponsor and reviewed </w:t>
      </w:r>
      <w:r w:rsidRPr="002B7F5A">
        <w:rPr>
          <w:rFonts w:asciiTheme="minorBidi" w:hAnsiTheme="minorBidi" w:cstheme="minorBidi"/>
        </w:rPr>
        <w:t xml:space="preserve">routinely </w:t>
      </w:r>
      <w:r w:rsidR="0076255A" w:rsidRPr="002B7F5A">
        <w:rPr>
          <w:rFonts w:asciiTheme="minorBidi" w:hAnsiTheme="minorBidi" w:cstheme="minorBidi"/>
        </w:rPr>
        <w:t xml:space="preserve">to determine if adverse events could be avoided and if these events should affect the study.  </w:t>
      </w:r>
    </w:p>
    <w:p w14:paraId="17B7C191" w14:textId="77777777" w:rsidR="00107A2F" w:rsidRPr="002B7F5A" w:rsidRDefault="004503D3" w:rsidP="007140EB">
      <w:pPr>
        <w:pStyle w:val="Heading2"/>
        <w:rPr>
          <w:rFonts w:asciiTheme="minorBidi" w:hAnsiTheme="minorBidi" w:cstheme="minorBidi"/>
          <w:szCs w:val="24"/>
        </w:rPr>
      </w:pPr>
      <w:bookmarkStart w:id="119" w:name="_Toc356525508"/>
      <w:bookmarkStart w:id="120" w:name="_Toc520280168"/>
      <w:r w:rsidRPr="002B7F5A">
        <w:rPr>
          <w:rFonts w:asciiTheme="minorBidi" w:hAnsiTheme="minorBidi" w:cstheme="minorBidi"/>
          <w:szCs w:val="24"/>
        </w:rPr>
        <w:t xml:space="preserve">Randomization Codes and </w:t>
      </w:r>
      <w:r w:rsidR="00107A2F" w:rsidRPr="002B7F5A">
        <w:rPr>
          <w:rFonts w:asciiTheme="minorBidi" w:hAnsiTheme="minorBidi" w:cstheme="minorBidi"/>
          <w:szCs w:val="24"/>
        </w:rPr>
        <w:t>Unblinding Procedures</w:t>
      </w:r>
      <w:bookmarkEnd w:id="119"/>
      <w:bookmarkEnd w:id="120"/>
    </w:p>
    <w:p w14:paraId="7BB3336B" w14:textId="24C87C25" w:rsidR="00C80732" w:rsidRPr="002B7F5A" w:rsidRDefault="00912583" w:rsidP="005E5684">
      <w:pPr>
        <w:rPr>
          <w:rFonts w:asciiTheme="minorBidi" w:hAnsiTheme="minorBidi" w:cstheme="minorBidi"/>
        </w:rPr>
      </w:pPr>
      <w:r w:rsidRPr="002B7F5A">
        <w:rPr>
          <w:rFonts w:asciiTheme="minorBidi" w:hAnsiTheme="minorBidi" w:cstheme="minorBidi"/>
        </w:rPr>
        <w:t>N/</w:t>
      </w:r>
      <w:commentRangeStart w:id="121"/>
      <w:r w:rsidRPr="002B7F5A">
        <w:rPr>
          <w:rFonts w:asciiTheme="minorBidi" w:hAnsiTheme="minorBidi" w:cstheme="minorBidi"/>
        </w:rPr>
        <w:t>A</w:t>
      </w:r>
      <w:commentRangeEnd w:id="121"/>
      <w:r w:rsidR="00941247">
        <w:rPr>
          <w:rStyle w:val="CommentReference"/>
        </w:rPr>
        <w:commentReference w:id="121"/>
      </w:r>
    </w:p>
    <w:p w14:paraId="5BAEDD33" w14:textId="77777777" w:rsidR="00107A2F" w:rsidRPr="002B7F5A" w:rsidRDefault="00107A2F" w:rsidP="007140EB">
      <w:pPr>
        <w:pStyle w:val="Heading2"/>
        <w:rPr>
          <w:rFonts w:asciiTheme="minorBidi" w:hAnsiTheme="minorBidi" w:cstheme="minorBidi"/>
          <w:szCs w:val="24"/>
        </w:rPr>
      </w:pPr>
      <w:bookmarkStart w:id="122" w:name="_Toc356525509"/>
      <w:bookmarkStart w:id="123" w:name="_Toc520280169"/>
      <w:r w:rsidRPr="002B7F5A">
        <w:rPr>
          <w:rFonts w:asciiTheme="minorBidi" w:hAnsiTheme="minorBidi" w:cstheme="minorBidi"/>
          <w:szCs w:val="24"/>
        </w:rPr>
        <w:t>Stopping Rules</w:t>
      </w:r>
      <w:bookmarkEnd w:id="122"/>
      <w:bookmarkEnd w:id="123"/>
    </w:p>
    <w:p w14:paraId="5E68D3A7" w14:textId="77777777" w:rsidR="00F75C64" w:rsidRPr="002B7F5A" w:rsidRDefault="00912583" w:rsidP="005E5684">
      <w:pPr>
        <w:rPr>
          <w:rFonts w:asciiTheme="minorBidi" w:hAnsiTheme="minorBidi" w:cstheme="minorBidi"/>
        </w:rPr>
      </w:pPr>
      <w:r w:rsidRPr="002B7F5A">
        <w:rPr>
          <w:rFonts w:asciiTheme="minorBidi" w:hAnsiTheme="minorBidi" w:cstheme="minorBidi"/>
        </w:rPr>
        <w:t xml:space="preserve">If </w:t>
      </w:r>
      <w:r w:rsidR="0035514A" w:rsidRPr="002B7F5A">
        <w:rPr>
          <w:rFonts w:asciiTheme="minorBidi" w:hAnsiTheme="minorBidi" w:cstheme="minorBidi"/>
        </w:rPr>
        <w:t xml:space="preserve">a </w:t>
      </w:r>
      <w:r w:rsidRPr="002B7F5A">
        <w:rPr>
          <w:rFonts w:asciiTheme="minorBidi" w:hAnsiTheme="minorBidi" w:cstheme="minorBidi"/>
        </w:rPr>
        <w:t xml:space="preserve">subject expresses discomfort </w:t>
      </w:r>
      <w:r w:rsidR="0035514A" w:rsidRPr="002B7F5A">
        <w:rPr>
          <w:rFonts w:asciiTheme="minorBidi" w:hAnsiTheme="minorBidi" w:cstheme="minorBidi"/>
        </w:rPr>
        <w:t>during an exam participation in the</w:t>
      </w:r>
      <w:r w:rsidR="0076255A" w:rsidRPr="002B7F5A">
        <w:rPr>
          <w:rFonts w:asciiTheme="minorBidi" w:hAnsiTheme="minorBidi" w:cstheme="minorBidi"/>
        </w:rPr>
        <w:t xml:space="preserve"> </w:t>
      </w:r>
      <w:r w:rsidRPr="002B7F5A">
        <w:rPr>
          <w:rFonts w:asciiTheme="minorBidi" w:hAnsiTheme="minorBidi" w:cstheme="minorBidi"/>
        </w:rPr>
        <w:t xml:space="preserve">study will end. </w:t>
      </w:r>
      <w:r w:rsidR="0076255A" w:rsidRPr="002B7F5A">
        <w:rPr>
          <w:rFonts w:asciiTheme="minorBidi" w:hAnsiTheme="minorBidi" w:cstheme="minorBidi"/>
        </w:rPr>
        <w:t xml:space="preserve"> If more than 15% of studies are terminated before completion, we will </w:t>
      </w:r>
      <w:r w:rsidR="0035514A" w:rsidRPr="002B7F5A">
        <w:rPr>
          <w:rFonts w:asciiTheme="minorBidi" w:hAnsiTheme="minorBidi" w:cstheme="minorBidi"/>
        </w:rPr>
        <w:t xml:space="preserve">pause </w:t>
      </w:r>
      <w:r w:rsidR="0076255A" w:rsidRPr="002B7F5A">
        <w:rPr>
          <w:rFonts w:asciiTheme="minorBidi" w:hAnsiTheme="minorBidi" w:cstheme="minorBidi"/>
        </w:rPr>
        <w:t xml:space="preserve">study </w:t>
      </w:r>
      <w:r w:rsidR="0035514A" w:rsidRPr="002B7F5A">
        <w:rPr>
          <w:rFonts w:asciiTheme="minorBidi" w:hAnsiTheme="minorBidi" w:cstheme="minorBidi"/>
        </w:rPr>
        <w:t xml:space="preserve">enrollment </w:t>
      </w:r>
      <w:r w:rsidR="0076255A" w:rsidRPr="002B7F5A">
        <w:rPr>
          <w:rFonts w:asciiTheme="minorBidi" w:hAnsiTheme="minorBidi" w:cstheme="minorBidi"/>
        </w:rPr>
        <w:t xml:space="preserve">and </w:t>
      </w:r>
      <w:r w:rsidR="0035514A" w:rsidRPr="002B7F5A">
        <w:rPr>
          <w:rFonts w:asciiTheme="minorBidi" w:hAnsiTheme="minorBidi" w:cstheme="minorBidi"/>
        </w:rPr>
        <w:t xml:space="preserve">identify potential solutions for resolving </w:t>
      </w:r>
      <w:r w:rsidR="0076255A" w:rsidRPr="002B7F5A">
        <w:rPr>
          <w:rFonts w:asciiTheme="minorBidi" w:hAnsiTheme="minorBidi" w:cstheme="minorBidi"/>
        </w:rPr>
        <w:t>before continuing.</w:t>
      </w:r>
    </w:p>
    <w:p w14:paraId="768C9D9C" w14:textId="77777777" w:rsidR="00107A2F" w:rsidRPr="002B7F5A" w:rsidRDefault="00107A2F" w:rsidP="007140EB">
      <w:pPr>
        <w:pStyle w:val="Heading2"/>
        <w:rPr>
          <w:rFonts w:asciiTheme="minorBidi" w:hAnsiTheme="minorBidi" w:cstheme="minorBidi"/>
          <w:szCs w:val="24"/>
        </w:rPr>
      </w:pPr>
      <w:bookmarkStart w:id="124" w:name="_Toc356525510"/>
      <w:bookmarkStart w:id="125" w:name="_Toc520280170"/>
      <w:r w:rsidRPr="002B7F5A">
        <w:rPr>
          <w:rFonts w:asciiTheme="minorBidi" w:hAnsiTheme="minorBidi" w:cstheme="minorBidi"/>
          <w:szCs w:val="24"/>
        </w:rPr>
        <w:t>Medical Monitoring</w:t>
      </w:r>
      <w:bookmarkEnd w:id="124"/>
      <w:bookmarkEnd w:id="125"/>
    </w:p>
    <w:p w14:paraId="0B8751C0" w14:textId="77777777" w:rsidR="00F75C64" w:rsidRPr="002B7F5A" w:rsidRDefault="00912583" w:rsidP="005E5684">
      <w:pPr>
        <w:rPr>
          <w:rFonts w:asciiTheme="minorBidi" w:hAnsiTheme="minorBidi" w:cstheme="minorBidi"/>
        </w:rPr>
      </w:pPr>
      <w:r w:rsidRPr="002B7F5A">
        <w:rPr>
          <w:rFonts w:asciiTheme="minorBidi" w:hAnsiTheme="minorBidi" w:cstheme="minorBidi"/>
        </w:rPr>
        <w:t>N/A</w:t>
      </w:r>
      <w:r w:rsidR="00F75C64" w:rsidRPr="002B7F5A">
        <w:rPr>
          <w:rFonts w:asciiTheme="minorBidi" w:hAnsiTheme="minorBidi" w:cstheme="minorBidi"/>
        </w:rPr>
        <w:t xml:space="preserve"> </w:t>
      </w:r>
    </w:p>
    <w:p w14:paraId="6157F1C3" w14:textId="77777777" w:rsidR="00107A2F" w:rsidRPr="002B7F5A" w:rsidRDefault="00107A2F" w:rsidP="007140EB">
      <w:pPr>
        <w:pStyle w:val="Heading1"/>
        <w:rPr>
          <w:rFonts w:asciiTheme="minorBidi" w:hAnsiTheme="minorBidi" w:cstheme="minorBidi"/>
          <w:szCs w:val="24"/>
        </w:rPr>
      </w:pPr>
      <w:bookmarkStart w:id="126" w:name="_Toc356525511"/>
      <w:bookmarkStart w:id="127" w:name="_Toc520280171"/>
      <w:r w:rsidRPr="002B7F5A">
        <w:rPr>
          <w:rFonts w:asciiTheme="minorBidi" w:hAnsiTheme="minorBidi" w:cstheme="minorBidi"/>
          <w:szCs w:val="24"/>
        </w:rPr>
        <w:t>Data Handling and Record Keeping</w:t>
      </w:r>
      <w:bookmarkEnd w:id="126"/>
      <w:bookmarkEnd w:id="127"/>
    </w:p>
    <w:p w14:paraId="05E2BCD4" w14:textId="77777777" w:rsidR="00107A2F" w:rsidRPr="002B7F5A" w:rsidRDefault="00107A2F" w:rsidP="007140EB">
      <w:pPr>
        <w:pStyle w:val="Heading2"/>
        <w:rPr>
          <w:rFonts w:asciiTheme="minorBidi" w:hAnsiTheme="minorBidi" w:cstheme="minorBidi"/>
          <w:szCs w:val="24"/>
        </w:rPr>
      </w:pPr>
      <w:bookmarkStart w:id="128" w:name="_Toc356525512"/>
      <w:bookmarkStart w:id="129" w:name="_Toc520280172"/>
      <w:r w:rsidRPr="002B7F5A">
        <w:rPr>
          <w:rFonts w:asciiTheme="minorBidi" w:hAnsiTheme="minorBidi" w:cstheme="minorBidi"/>
          <w:szCs w:val="24"/>
        </w:rPr>
        <w:t>Confidentiality</w:t>
      </w:r>
      <w:bookmarkEnd w:id="128"/>
      <w:bookmarkEnd w:id="129"/>
    </w:p>
    <w:p w14:paraId="6672D593" w14:textId="77777777" w:rsidR="00C43395" w:rsidRPr="002B7F5A" w:rsidRDefault="000601B1" w:rsidP="00C43395">
      <w:pPr>
        <w:rPr>
          <w:rFonts w:asciiTheme="minorBidi" w:hAnsiTheme="minorBidi" w:cstheme="minorBidi"/>
        </w:rPr>
      </w:pPr>
      <w:r w:rsidRPr="002B7F5A">
        <w:rPr>
          <w:rFonts w:asciiTheme="minorBidi" w:hAnsiTheme="minorBidi" w:cstheme="minorBidi"/>
        </w:rPr>
        <w:t xml:space="preserve">To protect disclosure of subject identities, only authorized research personnel and Bay Lab representatives will have access to information that identifies a participating subject. All subjects will be identified by a unique subject number and initials; the subject’s name or any other subject-identifiers (such as date of birth or medical record number) will not appear on any </w:t>
      </w:r>
      <w:r w:rsidR="008F763E" w:rsidRPr="002B7F5A">
        <w:rPr>
          <w:rFonts w:asciiTheme="minorBidi" w:hAnsiTheme="minorBidi" w:cstheme="minorBidi"/>
        </w:rPr>
        <w:t>data collection forms</w:t>
      </w:r>
      <w:r w:rsidRPr="002B7F5A">
        <w:rPr>
          <w:rFonts w:asciiTheme="minorBidi" w:hAnsiTheme="minorBidi" w:cstheme="minorBidi"/>
        </w:rPr>
        <w:t xml:space="preserve"> or documentation sent to Bay Labs. </w:t>
      </w:r>
      <w:r w:rsidR="00C43395" w:rsidRPr="002B7F5A">
        <w:rPr>
          <w:rFonts w:asciiTheme="minorBidi" w:hAnsiTheme="minorBidi" w:cstheme="minorBidi"/>
        </w:rPr>
        <w:t xml:space="preserve">Representatives of Bay Labs and regulatory authorities may review records for validation purposes or to ensure compliance with protocol. </w:t>
      </w:r>
    </w:p>
    <w:p w14:paraId="5E7849F5" w14:textId="77777777" w:rsidR="00C43395" w:rsidRPr="002B7F5A" w:rsidRDefault="00C43395" w:rsidP="00345B99">
      <w:pPr>
        <w:rPr>
          <w:rFonts w:asciiTheme="minorBidi" w:hAnsiTheme="minorBidi" w:cstheme="minorBidi"/>
        </w:rPr>
      </w:pPr>
    </w:p>
    <w:p w14:paraId="47BA28E0" w14:textId="5706FFE4" w:rsidR="00B75F15" w:rsidRDefault="000419E8" w:rsidP="00C43395">
      <w:pPr>
        <w:rPr>
          <w:rFonts w:asciiTheme="minorBidi" w:hAnsiTheme="minorBidi" w:cstheme="minorBidi"/>
        </w:rPr>
      </w:pPr>
      <w:r w:rsidRPr="002B7F5A">
        <w:rPr>
          <w:rFonts w:asciiTheme="minorBidi" w:hAnsiTheme="minorBidi" w:cstheme="minorBidi"/>
        </w:rPr>
        <w:t>In addition to ultrasound imaging,</w:t>
      </w:r>
      <w:r w:rsidR="005E64A3" w:rsidRPr="002B7F5A">
        <w:rPr>
          <w:rFonts w:asciiTheme="minorBidi" w:hAnsiTheme="minorBidi" w:cstheme="minorBidi"/>
        </w:rPr>
        <w:t xml:space="preserve"> procedure dates,</w:t>
      </w:r>
      <w:r w:rsidRPr="002B7F5A">
        <w:rPr>
          <w:rFonts w:asciiTheme="minorBidi" w:hAnsiTheme="minorBidi" w:cstheme="minorBidi"/>
        </w:rPr>
        <w:t xml:space="preserve"> age, gender, height/weight </w:t>
      </w:r>
      <w:r w:rsidR="00345B99" w:rsidRPr="002B7F5A">
        <w:rPr>
          <w:rFonts w:asciiTheme="minorBidi" w:hAnsiTheme="minorBidi" w:cstheme="minorBidi"/>
        </w:rPr>
        <w:t xml:space="preserve">and </w:t>
      </w:r>
      <w:r w:rsidR="00DA03B5" w:rsidRPr="002B7F5A">
        <w:rPr>
          <w:rFonts w:asciiTheme="minorBidi" w:hAnsiTheme="minorBidi" w:cstheme="minorBidi"/>
        </w:rPr>
        <w:t xml:space="preserve">the physical examination report </w:t>
      </w:r>
      <w:r w:rsidRPr="002B7F5A">
        <w:rPr>
          <w:rFonts w:asciiTheme="minorBidi" w:hAnsiTheme="minorBidi" w:cstheme="minorBidi"/>
        </w:rPr>
        <w:t xml:space="preserve">will be </w:t>
      </w:r>
      <w:r w:rsidR="00281663">
        <w:rPr>
          <w:rFonts w:asciiTheme="minorBidi" w:hAnsiTheme="minorBidi" w:cstheme="minorBidi"/>
        </w:rPr>
        <w:t>collected for this study.</w:t>
      </w:r>
      <w:r w:rsidRPr="002B7F5A">
        <w:rPr>
          <w:rFonts w:asciiTheme="minorBidi" w:hAnsiTheme="minorBidi" w:cstheme="minorBidi"/>
        </w:rPr>
        <w:t xml:space="preserve"> </w:t>
      </w:r>
      <w:r w:rsidR="0035514A" w:rsidRPr="002B7F5A">
        <w:rPr>
          <w:rFonts w:asciiTheme="minorBidi" w:hAnsiTheme="minorBidi" w:cstheme="minorBidi"/>
        </w:rPr>
        <w:t>Authorized r</w:t>
      </w:r>
      <w:r w:rsidRPr="002B7F5A">
        <w:rPr>
          <w:rFonts w:asciiTheme="minorBidi" w:hAnsiTheme="minorBidi" w:cstheme="minorBidi"/>
        </w:rPr>
        <w:t>esearch personnel will remove subject identifiers from the hard copy report</w:t>
      </w:r>
      <w:r w:rsidR="00DA03B5" w:rsidRPr="002B7F5A">
        <w:rPr>
          <w:rFonts w:asciiTheme="minorBidi" w:hAnsiTheme="minorBidi" w:cstheme="minorBidi"/>
        </w:rPr>
        <w:t>s</w:t>
      </w:r>
      <w:r w:rsidRPr="002B7F5A">
        <w:rPr>
          <w:rFonts w:asciiTheme="minorBidi" w:hAnsiTheme="minorBidi" w:cstheme="minorBidi"/>
        </w:rPr>
        <w:t xml:space="preserve"> and replace with the applicable subject </w:t>
      </w:r>
      <w:r w:rsidR="00227EE8" w:rsidRPr="002B7F5A">
        <w:rPr>
          <w:rFonts w:asciiTheme="minorBidi" w:hAnsiTheme="minorBidi" w:cstheme="minorBidi"/>
        </w:rPr>
        <w:t xml:space="preserve">ID </w:t>
      </w:r>
      <w:r w:rsidRPr="002B7F5A">
        <w:rPr>
          <w:rFonts w:asciiTheme="minorBidi" w:hAnsiTheme="minorBidi" w:cstheme="minorBidi"/>
        </w:rPr>
        <w:t>prior to release to the sponsor.  A</w:t>
      </w:r>
      <w:r w:rsidR="00345B99" w:rsidRPr="002B7F5A">
        <w:rPr>
          <w:rFonts w:asciiTheme="minorBidi" w:hAnsiTheme="minorBidi" w:cstheme="minorBidi"/>
        </w:rPr>
        <w:t xml:space="preserve">n enrollment log </w:t>
      </w:r>
      <w:r w:rsidRPr="002B7F5A">
        <w:rPr>
          <w:rFonts w:asciiTheme="minorBidi" w:hAnsiTheme="minorBidi" w:cstheme="minorBidi"/>
        </w:rPr>
        <w:t xml:space="preserve">identifying each subject with his/her assigned </w:t>
      </w:r>
      <w:r w:rsidR="00345B99" w:rsidRPr="002B7F5A">
        <w:rPr>
          <w:rFonts w:asciiTheme="minorBidi" w:hAnsiTheme="minorBidi" w:cstheme="minorBidi"/>
        </w:rPr>
        <w:t xml:space="preserve">unique </w:t>
      </w:r>
      <w:r w:rsidRPr="002B7F5A">
        <w:rPr>
          <w:rFonts w:asciiTheme="minorBidi" w:hAnsiTheme="minorBidi" w:cstheme="minorBidi"/>
        </w:rPr>
        <w:t xml:space="preserve">study </w:t>
      </w:r>
      <w:r w:rsidR="00345B99" w:rsidRPr="002B7F5A">
        <w:rPr>
          <w:rFonts w:asciiTheme="minorBidi" w:hAnsiTheme="minorBidi" w:cstheme="minorBidi"/>
        </w:rPr>
        <w:t xml:space="preserve">ID, subject initials and date of exams </w:t>
      </w:r>
      <w:r w:rsidRPr="002B7F5A">
        <w:rPr>
          <w:rFonts w:asciiTheme="minorBidi" w:hAnsiTheme="minorBidi" w:cstheme="minorBidi"/>
        </w:rPr>
        <w:t xml:space="preserve">will be maintained at the </w:t>
      </w:r>
      <w:r w:rsidR="0035514A" w:rsidRPr="002B7F5A">
        <w:rPr>
          <w:rFonts w:asciiTheme="minorBidi" w:hAnsiTheme="minorBidi" w:cstheme="minorBidi"/>
        </w:rPr>
        <w:t xml:space="preserve">study </w:t>
      </w:r>
      <w:r w:rsidRPr="002B7F5A">
        <w:rPr>
          <w:rFonts w:asciiTheme="minorBidi" w:hAnsiTheme="minorBidi" w:cstheme="minorBidi"/>
        </w:rPr>
        <w:t>site</w:t>
      </w:r>
      <w:r w:rsidR="001C1549">
        <w:rPr>
          <w:rFonts w:asciiTheme="minorBidi" w:hAnsiTheme="minorBidi" w:cstheme="minorBidi"/>
        </w:rPr>
        <w:t>s</w:t>
      </w:r>
      <w:r w:rsidRPr="002B7F5A">
        <w:rPr>
          <w:rFonts w:asciiTheme="minorBidi" w:hAnsiTheme="minorBidi" w:cstheme="minorBidi"/>
        </w:rPr>
        <w:t xml:space="preserve">. </w:t>
      </w:r>
      <w:r w:rsidR="00760970" w:rsidRPr="002B7F5A">
        <w:rPr>
          <w:rFonts w:asciiTheme="minorBidi" w:hAnsiTheme="minorBidi" w:cstheme="minorBidi"/>
        </w:rPr>
        <w:t xml:space="preserve">As an additional assurance on confidentiality, </w:t>
      </w:r>
      <w:r w:rsidR="000D1008" w:rsidRPr="002B7F5A">
        <w:rPr>
          <w:rFonts w:asciiTheme="minorBidi" w:hAnsiTheme="minorBidi" w:cstheme="minorBidi"/>
        </w:rPr>
        <w:t xml:space="preserve">Bay Labs is a HIPAA </w:t>
      </w:r>
      <w:r w:rsidR="000D1008" w:rsidRPr="002B7F5A">
        <w:rPr>
          <w:rFonts w:asciiTheme="minorBidi" w:hAnsiTheme="minorBidi" w:cstheme="minorBidi"/>
        </w:rPr>
        <w:lastRenderedPageBreak/>
        <w:t>compliant organization</w:t>
      </w:r>
      <w:r w:rsidR="00760970" w:rsidRPr="002B7F5A">
        <w:rPr>
          <w:rFonts w:asciiTheme="minorBidi" w:hAnsiTheme="minorBidi" w:cstheme="minorBidi"/>
        </w:rPr>
        <w:t xml:space="preserve"> and i</w:t>
      </w:r>
      <w:r w:rsidR="000D1008" w:rsidRPr="002B7F5A">
        <w:rPr>
          <w:rFonts w:asciiTheme="minorBidi" w:hAnsiTheme="minorBidi" w:cstheme="minorBidi"/>
        </w:rPr>
        <w:t xml:space="preserve">nformation </w:t>
      </w:r>
      <w:r w:rsidR="00281663">
        <w:rPr>
          <w:rFonts w:asciiTheme="minorBidi" w:hAnsiTheme="minorBidi" w:cstheme="minorBidi"/>
        </w:rPr>
        <w:t>provided</w:t>
      </w:r>
      <w:r w:rsidR="00760970" w:rsidRPr="002B7F5A">
        <w:rPr>
          <w:rFonts w:asciiTheme="minorBidi" w:hAnsiTheme="minorBidi" w:cstheme="minorBidi"/>
        </w:rPr>
        <w:t xml:space="preserve"> to Bay Labs </w:t>
      </w:r>
      <w:r w:rsidR="000D1008" w:rsidRPr="002B7F5A">
        <w:rPr>
          <w:rFonts w:asciiTheme="minorBidi" w:hAnsiTheme="minorBidi" w:cstheme="minorBidi"/>
        </w:rPr>
        <w:t xml:space="preserve">will be kept in </w:t>
      </w:r>
      <w:r w:rsidR="00C43395" w:rsidRPr="002B7F5A">
        <w:rPr>
          <w:rFonts w:asciiTheme="minorBidi" w:hAnsiTheme="minorBidi" w:cstheme="minorBidi"/>
        </w:rPr>
        <w:t>a</w:t>
      </w:r>
      <w:r w:rsidR="000D1008" w:rsidRPr="002B7F5A">
        <w:rPr>
          <w:rFonts w:asciiTheme="minorBidi" w:hAnsiTheme="minorBidi" w:cstheme="minorBidi"/>
        </w:rPr>
        <w:t xml:space="preserve"> </w:t>
      </w:r>
      <w:r w:rsidR="00681401" w:rsidRPr="002B7F5A">
        <w:rPr>
          <w:rFonts w:asciiTheme="minorBidi" w:hAnsiTheme="minorBidi" w:cstheme="minorBidi"/>
        </w:rPr>
        <w:t xml:space="preserve">HIPAA </w:t>
      </w:r>
      <w:r w:rsidR="000D1008" w:rsidRPr="002B7F5A">
        <w:rPr>
          <w:rFonts w:asciiTheme="minorBidi" w:hAnsiTheme="minorBidi" w:cstheme="minorBidi"/>
        </w:rPr>
        <w:t>compliant network.</w:t>
      </w:r>
    </w:p>
    <w:p w14:paraId="4BBEF04B" w14:textId="77777777" w:rsidR="00781CE1" w:rsidRDefault="00781CE1" w:rsidP="00C43395">
      <w:pPr>
        <w:rPr>
          <w:rFonts w:asciiTheme="minorBidi" w:hAnsiTheme="minorBidi" w:cstheme="minorBidi"/>
        </w:rPr>
      </w:pPr>
    </w:p>
    <w:p w14:paraId="77153BB1" w14:textId="77777777" w:rsidR="00781CE1" w:rsidRDefault="00781CE1" w:rsidP="00781CE1">
      <w:pPr>
        <w:pStyle w:val="Heading2"/>
      </w:pPr>
      <w:bookmarkStart w:id="130" w:name="_Toc520280173"/>
      <w:r>
        <w:t xml:space="preserve">Image </w:t>
      </w:r>
      <w:r w:rsidR="00281663">
        <w:t xml:space="preserve">Transfer and </w:t>
      </w:r>
      <w:r>
        <w:t>Storage</w:t>
      </w:r>
      <w:bookmarkEnd w:id="130"/>
    </w:p>
    <w:p w14:paraId="049FFC53" w14:textId="1E6EA623" w:rsidR="00281663" w:rsidRPr="00D715D9" w:rsidRDefault="00281663" w:rsidP="00D715D9">
      <w:pPr>
        <w:rPr>
          <w:rFonts w:asciiTheme="minorBidi" w:hAnsiTheme="minorBidi" w:cstheme="minorBidi"/>
        </w:rPr>
      </w:pPr>
      <w:commentRangeStart w:id="131"/>
      <w:r w:rsidRPr="00D715D9">
        <w:rPr>
          <w:rFonts w:asciiTheme="minorBidi" w:hAnsiTheme="minorBidi" w:cstheme="minorBidi"/>
        </w:rPr>
        <w:t xml:space="preserve">Images acquired for the Study Exam and Control Exams will be identified by participants unique study ID, subject initials and date of exam - participant names and other identifying information will not be on the images.  NM Information Services (IS) will establish a direct image transfer from participating sites by pairing the Terason machine IP address to a separate, password protected folder in the clinical </w:t>
      </w:r>
      <w:proofErr w:type="spellStart"/>
      <w:r w:rsidRPr="00D715D9">
        <w:rPr>
          <w:rFonts w:asciiTheme="minorBidi" w:hAnsiTheme="minorBidi" w:cstheme="minorBidi"/>
        </w:rPr>
        <w:t>Syngo</w:t>
      </w:r>
      <w:proofErr w:type="spellEnd"/>
      <w:r w:rsidRPr="00D715D9">
        <w:rPr>
          <w:rFonts w:asciiTheme="minorBidi" w:hAnsiTheme="minorBidi" w:cstheme="minorBidi"/>
        </w:rPr>
        <w:t xml:space="preserve"> workstations</w:t>
      </w:r>
      <w:r w:rsidR="00EB05D0" w:rsidRPr="00D715D9">
        <w:rPr>
          <w:rFonts w:asciiTheme="minorBidi" w:hAnsiTheme="minorBidi" w:cstheme="minorBidi"/>
        </w:rPr>
        <w:t>, only authorized study personnel will have access to this folder</w:t>
      </w:r>
      <w:r w:rsidRPr="00D715D9">
        <w:rPr>
          <w:rFonts w:asciiTheme="minorBidi" w:hAnsiTheme="minorBidi" w:cstheme="minorBidi"/>
        </w:rPr>
        <w:t>.</w:t>
      </w:r>
      <w:r w:rsidR="00EB05D0" w:rsidRPr="00D715D9">
        <w:rPr>
          <w:rFonts w:asciiTheme="minorHAnsi" w:hAnsiTheme="minorHAnsi"/>
          <w:iCs/>
        </w:rPr>
        <w:t> </w:t>
      </w:r>
      <w:r w:rsidRPr="00D715D9">
        <w:rPr>
          <w:rFonts w:asciiTheme="minorBidi" w:hAnsiTheme="minorBidi" w:cstheme="minorBidi"/>
        </w:rPr>
        <w:t xml:space="preserve">Images will be batched and transferred to NM at the end of the day for analysis by a </w:t>
      </w:r>
      <w:r w:rsidR="00E70A9E">
        <w:rPr>
          <w:rFonts w:asciiTheme="minorBidi" w:hAnsiTheme="minorBidi" w:cstheme="minorBidi"/>
        </w:rPr>
        <w:t>registered</w:t>
      </w:r>
      <w:r w:rsidR="00E70A9E" w:rsidRPr="00D715D9">
        <w:rPr>
          <w:rFonts w:asciiTheme="minorBidi" w:hAnsiTheme="minorBidi" w:cstheme="minorBidi"/>
        </w:rPr>
        <w:t xml:space="preserve"> </w:t>
      </w:r>
      <w:proofErr w:type="spellStart"/>
      <w:r w:rsidRPr="00D715D9">
        <w:rPr>
          <w:rFonts w:asciiTheme="minorBidi" w:hAnsiTheme="minorBidi" w:cstheme="minorBidi"/>
        </w:rPr>
        <w:t>echocardiologist</w:t>
      </w:r>
      <w:proofErr w:type="spellEnd"/>
      <w:r w:rsidR="00EB05D0" w:rsidRPr="00D715D9">
        <w:rPr>
          <w:rFonts w:asciiTheme="minorBidi" w:hAnsiTheme="minorBidi" w:cstheme="minorBidi"/>
        </w:rPr>
        <w:t xml:space="preserve">. </w:t>
      </w:r>
      <w:r w:rsidR="00EB05D0" w:rsidRPr="00D715D9">
        <w:rPr>
          <w:rFonts w:ascii="Arial" w:hAnsi="Arial" w:cs="Arial"/>
        </w:rPr>
        <w:t>De-i</w:t>
      </w:r>
      <w:bookmarkStart w:id="132" w:name="_GoBack"/>
      <w:bookmarkEnd w:id="132"/>
      <w:r w:rsidR="00EB05D0" w:rsidRPr="00D715D9">
        <w:rPr>
          <w:rFonts w:ascii="Arial" w:hAnsi="Arial" w:cs="Arial"/>
        </w:rPr>
        <w:t xml:space="preserve">dentified images </w:t>
      </w:r>
      <w:commentRangeEnd w:id="131"/>
      <w:r w:rsidR="003B134A">
        <w:rPr>
          <w:rStyle w:val="CommentReference"/>
        </w:rPr>
        <w:commentReference w:id="131"/>
      </w:r>
      <w:r w:rsidR="00EB05D0" w:rsidRPr="00D715D9">
        <w:rPr>
          <w:rFonts w:ascii="Arial" w:hAnsi="Arial" w:cs="Arial"/>
        </w:rPr>
        <w:t xml:space="preserve">will also </w:t>
      </w:r>
      <w:r w:rsidR="00D715D9" w:rsidRPr="00D715D9">
        <w:rPr>
          <w:rFonts w:ascii="Arial" w:hAnsi="Arial" w:cs="Arial"/>
        </w:rPr>
        <w:t xml:space="preserve">be </w:t>
      </w:r>
      <w:r w:rsidR="00EB05D0" w:rsidRPr="00D715D9">
        <w:rPr>
          <w:rFonts w:asciiTheme="minorBidi" w:hAnsiTheme="minorBidi" w:cstheme="minorBidi"/>
        </w:rPr>
        <w:t>uploaded to a secure FTP network for assessment</w:t>
      </w:r>
      <w:r w:rsidR="00EB05D0" w:rsidRPr="00D715D9">
        <w:rPr>
          <w:rFonts w:ascii="Arial" w:hAnsi="Arial" w:cs="Arial"/>
        </w:rPr>
        <w:t xml:space="preserve"> </w:t>
      </w:r>
      <w:r w:rsidR="00D715D9">
        <w:rPr>
          <w:rFonts w:ascii="Arial" w:hAnsi="Arial" w:cs="Arial"/>
        </w:rPr>
        <w:t>by</w:t>
      </w:r>
      <w:r w:rsidR="00EB05D0" w:rsidRPr="00D715D9">
        <w:rPr>
          <w:rFonts w:ascii="Arial" w:hAnsi="Arial" w:cs="Arial"/>
        </w:rPr>
        <w:t xml:space="preserve"> Bay Labs</w:t>
      </w:r>
      <w:r w:rsidR="00EB05D0" w:rsidRPr="00D715D9">
        <w:rPr>
          <w:rFonts w:asciiTheme="minorBidi" w:hAnsiTheme="minorBidi" w:cstheme="minorBidi"/>
        </w:rPr>
        <w:t xml:space="preserve">. </w:t>
      </w:r>
    </w:p>
    <w:p w14:paraId="089FBBEC" w14:textId="77777777" w:rsidR="00281663" w:rsidRPr="00D715D9" w:rsidRDefault="00281663" w:rsidP="005E5684">
      <w:pPr>
        <w:rPr>
          <w:rFonts w:asciiTheme="minorBidi" w:hAnsiTheme="minorBidi" w:cstheme="minorBidi"/>
        </w:rPr>
      </w:pPr>
    </w:p>
    <w:p w14:paraId="72F8EFF3" w14:textId="77777777" w:rsidR="00C43D50" w:rsidRPr="002B7F5A" w:rsidRDefault="00107A2F" w:rsidP="007140EB">
      <w:pPr>
        <w:pStyle w:val="Heading2"/>
        <w:rPr>
          <w:rFonts w:asciiTheme="minorBidi" w:hAnsiTheme="minorBidi" w:cstheme="minorBidi"/>
          <w:szCs w:val="24"/>
        </w:rPr>
      </w:pPr>
      <w:bookmarkStart w:id="133" w:name="_Toc356525513"/>
      <w:bookmarkStart w:id="134" w:name="_Toc520280174"/>
      <w:r w:rsidRPr="002B7F5A">
        <w:rPr>
          <w:rFonts w:asciiTheme="minorBidi" w:hAnsiTheme="minorBidi" w:cstheme="minorBidi"/>
          <w:szCs w:val="24"/>
        </w:rPr>
        <w:t>Source Documents</w:t>
      </w:r>
      <w:bookmarkEnd w:id="133"/>
      <w:bookmarkEnd w:id="134"/>
    </w:p>
    <w:p w14:paraId="531A255A" w14:textId="77777777" w:rsidR="00A745B5" w:rsidRPr="002B7F5A" w:rsidRDefault="00A745B5" w:rsidP="00A745B5">
      <w:pPr>
        <w:rPr>
          <w:rFonts w:asciiTheme="minorBidi" w:hAnsiTheme="minorBidi" w:cstheme="minorBidi"/>
        </w:rPr>
      </w:pPr>
      <w:r w:rsidRPr="002B7F5A">
        <w:rPr>
          <w:rFonts w:asciiTheme="minorBidi" w:hAnsiTheme="minorBidi" w:cstheme="minorBidi"/>
        </w:rPr>
        <w:t>Source data shall be retained at the study center</w:t>
      </w:r>
      <w:r w:rsidR="00C43395" w:rsidRPr="002B7F5A">
        <w:rPr>
          <w:rFonts w:asciiTheme="minorBidi" w:hAnsiTheme="minorBidi" w:cstheme="minorBidi"/>
        </w:rPr>
        <w:t>s</w:t>
      </w:r>
      <w:r w:rsidRPr="002B7F5A">
        <w:rPr>
          <w:rFonts w:asciiTheme="minorBidi" w:hAnsiTheme="minorBidi" w:cstheme="minorBidi"/>
        </w:rPr>
        <w:t xml:space="preserve"> and shall be made available for inspection by the study sponsor and authorized regulatory bodies upon request. Source data shall be de-identified to protect the privacy of the study subject and comply with HIPAA regulations.  </w:t>
      </w:r>
    </w:p>
    <w:p w14:paraId="2D17D313" w14:textId="77777777" w:rsidR="00C43395" w:rsidRPr="002B7F5A" w:rsidRDefault="00C43395" w:rsidP="00A745B5">
      <w:pPr>
        <w:rPr>
          <w:rFonts w:asciiTheme="minorBidi" w:hAnsiTheme="minorBidi" w:cstheme="minorBidi"/>
        </w:rPr>
      </w:pPr>
    </w:p>
    <w:p w14:paraId="06095087" w14:textId="77777777" w:rsidR="00B75F15" w:rsidRPr="002B7F5A" w:rsidRDefault="00A92E3E" w:rsidP="00A745B5">
      <w:pPr>
        <w:rPr>
          <w:rFonts w:asciiTheme="minorBidi" w:hAnsiTheme="minorBidi" w:cstheme="minorBidi"/>
        </w:rPr>
      </w:pPr>
      <w:r w:rsidRPr="002B7F5A">
        <w:rPr>
          <w:rFonts w:asciiTheme="minorBidi" w:hAnsiTheme="minorBidi" w:cstheme="minorBidi"/>
        </w:rPr>
        <w:t>The signed consent documents</w:t>
      </w:r>
      <w:r w:rsidR="00AB23E8" w:rsidRPr="002B7F5A">
        <w:rPr>
          <w:rFonts w:asciiTheme="minorBidi" w:hAnsiTheme="minorBidi" w:cstheme="minorBidi"/>
        </w:rPr>
        <w:t xml:space="preserve">, data collection forms and physical examination reports </w:t>
      </w:r>
      <w:r w:rsidRPr="002B7F5A">
        <w:rPr>
          <w:rFonts w:asciiTheme="minorBidi" w:hAnsiTheme="minorBidi" w:cstheme="minorBidi"/>
        </w:rPr>
        <w:t xml:space="preserve">will be stored </w:t>
      </w:r>
      <w:r w:rsidR="00C43395" w:rsidRPr="002B7F5A">
        <w:rPr>
          <w:rFonts w:asciiTheme="minorBidi" w:hAnsiTheme="minorBidi" w:cstheme="minorBidi"/>
        </w:rPr>
        <w:t>at the Bluhm Cardiovascular Institute Clinical Trials Unit (</w:t>
      </w:r>
      <w:proofErr w:type="spellStart"/>
      <w:r w:rsidR="00C43395" w:rsidRPr="002B7F5A">
        <w:rPr>
          <w:rFonts w:asciiTheme="minorBidi" w:hAnsiTheme="minorBidi" w:cstheme="minorBidi"/>
        </w:rPr>
        <w:t>Arkes</w:t>
      </w:r>
      <w:proofErr w:type="spellEnd"/>
      <w:r w:rsidR="00C43395" w:rsidRPr="002B7F5A">
        <w:rPr>
          <w:rFonts w:asciiTheme="minorBidi" w:hAnsiTheme="minorBidi" w:cstheme="minorBidi"/>
        </w:rPr>
        <w:t xml:space="preserve"> Pavilion, Suite 1700)</w:t>
      </w:r>
      <w:r w:rsidR="00400F4F" w:rsidRPr="002B7F5A">
        <w:rPr>
          <w:rFonts w:asciiTheme="minorBidi" w:hAnsiTheme="minorBidi" w:cstheme="minorBidi"/>
        </w:rPr>
        <w:t>.</w:t>
      </w:r>
      <w:r w:rsidRPr="002B7F5A">
        <w:rPr>
          <w:rFonts w:asciiTheme="minorBidi" w:hAnsiTheme="minorBidi" w:cstheme="minorBidi"/>
        </w:rPr>
        <w:t xml:space="preserve"> </w:t>
      </w:r>
    </w:p>
    <w:p w14:paraId="2E630F9B" w14:textId="77777777" w:rsidR="007C1CFC" w:rsidRPr="002B7F5A" w:rsidRDefault="007C1CFC" w:rsidP="005E5684">
      <w:pPr>
        <w:rPr>
          <w:rFonts w:asciiTheme="minorBidi" w:hAnsiTheme="minorBidi" w:cstheme="minorBidi"/>
        </w:rPr>
      </w:pPr>
    </w:p>
    <w:p w14:paraId="295A6881" w14:textId="77777777" w:rsidR="00107A2F" w:rsidRPr="002B7F5A" w:rsidRDefault="00107A2F" w:rsidP="007140EB">
      <w:pPr>
        <w:pStyle w:val="Heading2"/>
        <w:rPr>
          <w:rFonts w:asciiTheme="minorBidi" w:hAnsiTheme="minorBidi" w:cstheme="minorBidi"/>
          <w:szCs w:val="24"/>
        </w:rPr>
      </w:pPr>
      <w:bookmarkStart w:id="135" w:name="_Toc356525514"/>
      <w:bookmarkStart w:id="136" w:name="_Toc520280175"/>
      <w:r w:rsidRPr="002B7F5A">
        <w:rPr>
          <w:rFonts w:asciiTheme="minorBidi" w:hAnsiTheme="minorBidi" w:cstheme="minorBidi"/>
          <w:szCs w:val="24"/>
        </w:rPr>
        <w:t>Records Retention</w:t>
      </w:r>
      <w:bookmarkEnd w:id="135"/>
      <w:bookmarkEnd w:id="136"/>
    </w:p>
    <w:p w14:paraId="0C67E360" w14:textId="72A10F0A" w:rsidR="00107A2F" w:rsidRPr="002B7F5A" w:rsidRDefault="00957D74" w:rsidP="005E5684">
      <w:pPr>
        <w:rPr>
          <w:rFonts w:asciiTheme="minorBidi" w:hAnsiTheme="minorBidi" w:cstheme="minorBidi"/>
        </w:rPr>
      </w:pPr>
      <w:r w:rsidRPr="002B7F5A">
        <w:rPr>
          <w:rFonts w:asciiTheme="minorBidi" w:hAnsiTheme="minorBidi" w:cstheme="minorBidi"/>
        </w:rPr>
        <w:t>Echocardiograms</w:t>
      </w:r>
      <w:r w:rsidR="00D5329D" w:rsidRPr="002B7F5A">
        <w:rPr>
          <w:rFonts w:asciiTheme="minorBidi" w:hAnsiTheme="minorBidi" w:cstheme="minorBidi"/>
          <w:lang w:bidi="he-IL"/>
        </w:rPr>
        <w:t xml:space="preserve"> </w:t>
      </w:r>
      <w:r w:rsidRPr="002B7F5A">
        <w:rPr>
          <w:rFonts w:asciiTheme="minorBidi" w:hAnsiTheme="minorBidi" w:cstheme="minorBidi"/>
          <w:lang w:bidi="he-IL"/>
        </w:rPr>
        <w:t xml:space="preserve">will be </w:t>
      </w:r>
      <w:r w:rsidR="00D5329D" w:rsidRPr="002B7F5A">
        <w:rPr>
          <w:rFonts w:asciiTheme="minorBidi" w:hAnsiTheme="minorBidi" w:cstheme="minorBidi"/>
          <w:lang w:bidi="he-IL"/>
        </w:rPr>
        <w:t>retained indefinitely by Bay Labs</w:t>
      </w:r>
      <w:r w:rsidR="003B134A">
        <w:rPr>
          <w:rFonts w:asciiTheme="minorBidi" w:hAnsiTheme="minorBidi" w:cstheme="minorBidi"/>
          <w:lang w:bidi="he-IL"/>
        </w:rPr>
        <w:t xml:space="preserve">, </w:t>
      </w:r>
      <w:r w:rsidR="00D77934" w:rsidRPr="002B7F5A">
        <w:rPr>
          <w:rFonts w:asciiTheme="minorBidi" w:hAnsiTheme="minorBidi" w:cstheme="minorBidi"/>
          <w:lang w:bidi="he-IL"/>
        </w:rPr>
        <w:t>Northwestern</w:t>
      </w:r>
      <w:r w:rsidR="003B134A">
        <w:rPr>
          <w:rFonts w:asciiTheme="minorBidi" w:hAnsiTheme="minorBidi" w:cstheme="minorBidi"/>
          <w:lang w:bidi="he-IL"/>
        </w:rPr>
        <w:t xml:space="preserve"> and MHI for their own patient data respectively</w:t>
      </w:r>
      <w:r w:rsidR="00AD7DF3" w:rsidRPr="002B7F5A">
        <w:rPr>
          <w:rFonts w:asciiTheme="minorBidi" w:hAnsiTheme="minorBidi" w:cstheme="minorBidi"/>
        </w:rPr>
        <w:t xml:space="preserve">.  </w:t>
      </w:r>
      <w:r w:rsidRPr="002B7F5A">
        <w:rPr>
          <w:rFonts w:asciiTheme="minorBidi" w:hAnsiTheme="minorBidi" w:cstheme="minorBidi"/>
        </w:rPr>
        <w:t xml:space="preserve">No identifying information will be on the echocardiograms. Site </w:t>
      </w:r>
      <w:r w:rsidR="00D77934" w:rsidRPr="002B7F5A">
        <w:rPr>
          <w:rFonts w:asciiTheme="minorBidi" w:hAnsiTheme="minorBidi" w:cstheme="minorBidi"/>
        </w:rPr>
        <w:t>will</w:t>
      </w:r>
      <w:r w:rsidRPr="002B7F5A">
        <w:rPr>
          <w:rFonts w:asciiTheme="minorBidi" w:hAnsiTheme="minorBidi" w:cstheme="minorBidi"/>
        </w:rPr>
        <w:t xml:space="preserve"> maintain all </w:t>
      </w:r>
      <w:r w:rsidR="00D77934" w:rsidRPr="002B7F5A">
        <w:rPr>
          <w:rFonts w:asciiTheme="minorBidi" w:hAnsiTheme="minorBidi" w:cstheme="minorBidi"/>
        </w:rPr>
        <w:t xml:space="preserve">additional </w:t>
      </w:r>
      <w:r w:rsidRPr="002B7F5A">
        <w:rPr>
          <w:rFonts w:asciiTheme="minorBidi" w:hAnsiTheme="minorBidi" w:cstheme="minorBidi"/>
        </w:rPr>
        <w:t>study records</w:t>
      </w:r>
      <w:r w:rsidR="00D77934" w:rsidRPr="002B7F5A">
        <w:rPr>
          <w:rFonts w:asciiTheme="minorBidi" w:hAnsiTheme="minorBidi" w:cstheme="minorBidi"/>
        </w:rPr>
        <w:t xml:space="preserve"> (e.g., consent forms, data collection forms)</w:t>
      </w:r>
      <w:r w:rsidRPr="002B7F5A">
        <w:rPr>
          <w:rFonts w:asciiTheme="minorBidi" w:hAnsiTheme="minorBidi" w:cstheme="minorBidi"/>
        </w:rPr>
        <w:t xml:space="preserve"> for minimum of 3 years following completion of the study. </w:t>
      </w:r>
      <w:r w:rsidR="00AD7DF3" w:rsidRPr="002B7F5A">
        <w:rPr>
          <w:rFonts w:asciiTheme="minorBidi" w:hAnsiTheme="minorBidi" w:cstheme="minorBidi"/>
        </w:rPr>
        <w:t xml:space="preserve">  </w:t>
      </w:r>
      <w:r w:rsidR="005D055A" w:rsidRPr="002B7F5A">
        <w:rPr>
          <w:rFonts w:asciiTheme="minorBidi" w:hAnsiTheme="minorBidi" w:cstheme="minorBidi"/>
        </w:rPr>
        <w:t xml:space="preserve"> </w:t>
      </w:r>
    </w:p>
    <w:p w14:paraId="088A8A6F" w14:textId="77777777" w:rsidR="000C5BB3" w:rsidRPr="002B7F5A" w:rsidRDefault="000C5BB3" w:rsidP="005E5684">
      <w:pPr>
        <w:rPr>
          <w:rFonts w:asciiTheme="minorBidi" w:hAnsiTheme="minorBidi" w:cstheme="minorBidi"/>
        </w:rPr>
      </w:pPr>
    </w:p>
    <w:p w14:paraId="45ED6C69" w14:textId="77777777" w:rsidR="000C5BB3" w:rsidRPr="002B7F5A" w:rsidRDefault="000C5BB3" w:rsidP="00E829BF">
      <w:pPr>
        <w:pStyle w:val="Heading2"/>
        <w:rPr>
          <w:rFonts w:asciiTheme="minorBidi" w:hAnsiTheme="minorBidi" w:cstheme="minorBidi"/>
          <w:szCs w:val="24"/>
        </w:rPr>
      </w:pPr>
      <w:bookmarkStart w:id="137" w:name="_Toc520280176"/>
      <w:r w:rsidRPr="002B7F5A">
        <w:rPr>
          <w:rFonts w:asciiTheme="minorBidi" w:hAnsiTheme="minorBidi" w:cstheme="minorBidi"/>
          <w:szCs w:val="24"/>
        </w:rPr>
        <w:t>Data Management</w:t>
      </w:r>
      <w:bookmarkEnd w:id="137"/>
    </w:p>
    <w:p w14:paraId="4064D8CD" w14:textId="01831E37" w:rsidR="000C5BB3" w:rsidRDefault="00227EE8" w:rsidP="00957D74">
      <w:pPr>
        <w:rPr>
          <w:rFonts w:asciiTheme="minorBidi" w:hAnsiTheme="minorBidi" w:cstheme="minorBidi"/>
        </w:rPr>
      </w:pPr>
      <w:r w:rsidRPr="002B7F5A">
        <w:rPr>
          <w:rFonts w:asciiTheme="minorBidi" w:hAnsiTheme="minorBidi" w:cstheme="minorBidi"/>
        </w:rPr>
        <w:t xml:space="preserve">Electronic data </w:t>
      </w:r>
      <w:r w:rsidRPr="00EB05D0">
        <w:rPr>
          <w:rFonts w:asciiTheme="minorBidi" w:hAnsiTheme="minorBidi" w:cstheme="minorBidi"/>
        </w:rPr>
        <w:t xml:space="preserve">capture (EDC) </w:t>
      </w:r>
      <w:r w:rsidR="00F915AB" w:rsidRPr="00EB05D0">
        <w:rPr>
          <w:rFonts w:asciiTheme="minorBidi" w:hAnsiTheme="minorBidi" w:cstheme="minorBidi"/>
        </w:rPr>
        <w:t xml:space="preserve">system </w:t>
      </w:r>
      <w:r w:rsidR="001C1549">
        <w:rPr>
          <w:rFonts w:asciiTheme="minorBidi" w:hAnsiTheme="minorBidi" w:cstheme="minorBidi"/>
        </w:rPr>
        <w:t>(</w:t>
      </w:r>
      <w:proofErr w:type="spellStart"/>
      <w:r w:rsidR="001C1549">
        <w:rPr>
          <w:rFonts w:asciiTheme="minorBidi" w:hAnsiTheme="minorBidi" w:cstheme="minorBidi"/>
        </w:rPr>
        <w:t>RedCap</w:t>
      </w:r>
      <w:proofErr w:type="spellEnd"/>
      <w:r w:rsidR="001C1549">
        <w:rPr>
          <w:rFonts w:asciiTheme="minorBidi" w:hAnsiTheme="minorBidi" w:cstheme="minorBidi"/>
        </w:rPr>
        <w:t xml:space="preserve">) will </w:t>
      </w:r>
      <w:del w:id="138" w:author="Sam Surette" w:date="2018-11-20T15:32:00Z">
        <w:r w:rsidRPr="00EB05D0" w:rsidDel="00C80732">
          <w:rPr>
            <w:rFonts w:asciiTheme="minorBidi" w:hAnsiTheme="minorBidi" w:cstheme="minorBidi"/>
          </w:rPr>
          <w:delText xml:space="preserve"> </w:delText>
        </w:r>
      </w:del>
      <w:r w:rsidRPr="00EB05D0">
        <w:rPr>
          <w:rFonts w:asciiTheme="minorBidi" w:hAnsiTheme="minorBidi" w:cstheme="minorBidi"/>
        </w:rPr>
        <w:t>be used for data collection in this study. Bay Labs will provide training in the use of EDC to all necessary site personnel. Each investigator and study personnel will be assigned a unique password and only that individual should access subject records under that password</w:t>
      </w:r>
      <w:r w:rsidR="00957D74" w:rsidRPr="00EB05D0">
        <w:rPr>
          <w:rFonts w:asciiTheme="minorBidi" w:hAnsiTheme="minorBidi" w:cstheme="minorBidi"/>
        </w:rPr>
        <w:t>.</w:t>
      </w:r>
      <w:r w:rsidR="000C5BB3" w:rsidRPr="00EB05D0">
        <w:rPr>
          <w:rFonts w:asciiTheme="minorBidi" w:hAnsiTheme="minorBidi" w:cstheme="minorBidi"/>
        </w:rPr>
        <w:t xml:space="preserve"> </w:t>
      </w:r>
    </w:p>
    <w:p w14:paraId="206F8655" w14:textId="71813116" w:rsidR="001C1549" w:rsidRDefault="001C1549" w:rsidP="00957D74">
      <w:pPr>
        <w:rPr>
          <w:rFonts w:asciiTheme="minorBidi" w:hAnsiTheme="minorBidi" w:cstheme="minorBidi"/>
        </w:rPr>
      </w:pPr>
    </w:p>
    <w:p w14:paraId="0444FA67" w14:textId="77777777" w:rsidR="001C1549" w:rsidRPr="00EB05D0" w:rsidRDefault="001C1549" w:rsidP="00957D74">
      <w:pPr>
        <w:rPr>
          <w:rFonts w:asciiTheme="minorBidi" w:hAnsiTheme="minorBidi" w:cstheme="minorBidi"/>
        </w:rPr>
      </w:pPr>
    </w:p>
    <w:p w14:paraId="216F5382" w14:textId="77777777" w:rsidR="003B134A" w:rsidRDefault="003B134A" w:rsidP="00EB05D0">
      <w:pPr>
        <w:pStyle w:val="Default"/>
        <w:rPr>
          <w:rFonts w:ascii="Arial" w:hAnsi="Arial" w:cs="Arial"/>
        </w:rPr>
      </w:pPr>
      <w:r>
        <w:rPr>
          <w:rFonts w:ascii="Arial" w:hAnsi="Arial" w:cs="Arial"/>
        </w:rPr>
        <w:t>Panel read evaluation.</w:t>
      </w:r>
    </w:p>
    <w:p w14:paraId="1E101BC9" w14:textId="7FFDFD41" w:rsidR="00EB05D0" w:rsidRPr="00EB05D0" w:rsidRDefault="003B134A" w:rsidP="00EB05D0">
      <w:pPr>
        <w:pStyle w:val="Default"/>
        <w:rPr>
          <w:rStyle w:val="tx"/>
          <w:rFonts w:ascii="Arial" w:hAnsi="Arial" w:cs="Arial"/>
          <w:bdr w:val="none" w:sz="0" w:space="0" w:color="auto" w:frame="1"/>
        </w:rPr>
      </w:pPr>
      <w:r>
        <w:rPr>
          <w:rFonts w:ascii="Arial" w:hAnsi="Arial" w:cs="Arial"/>
        </w:rPr>
        <w:t xml:space="preserve">Bay Labs will collect all the </w:t>
      </w:r>
      <w:proofErr w:type="spellStart"/>
      <w:r>
        <w:rPr>
          <w:rFonts w:ascii="Arial" w:hAnsi="Arial" w:cs="Arial"/>
        </w:rPr>
        <w:t>echocardiograohic</w:t>
      </w:r>
      <w:proofErr w:type="spellEnd"/>
      <w:r>
        <w:rPr>
          <w:rFonts w:ascii="Arial" w:hAnsi="Arial" w:cs="Arial"/>
        </w:rPr>
        <w:t xml:space="preserve"> clips obtained from both the RNs and sonographer. These clips will be randomized and then presented to 5 cardiology experts. The experts will be blinded to whether the clip was obtained from a RN or a </w:t>
      </w:r>
      <w:commentRangeStart w:id="139"/>
      <w:r>
        <w:rPr>
          <w:rFonts w:ascii="Arial" w:hAnsi="Arial" w:cs="Arial"/>
        </w:rPr>
        <w:t>sonographer</w:t>
      </w:r>
      <w:commentRangeEnd w:id="139"/>
      <w:r w:rsidR="001C1549">
        <w:rPr>
          <w:rStyle w:val="CommentReference"/>
          <w:rFonts w:eastAsia="Calibri"/>
          <w:color w:val="auto"/>
        </w:rPr>
        <w:commentReference w:id="139"/>
      </w:r>
      <w:r>
        <w:rPr>
          <w:rFonts w:ascii="Arial" w:hAnsi="Arial" w:cs="Arial"/>
        </w:rPr>
        <w:t xml:space="preserve">. </w:t>
      </w:r>
    </w:p>
    <w:p w14:paraId="6B06B7F9" w14:textId="77777777" w:rsidR="00107A2F" w:rsidRPr="002B7F5A" w:rsidRDefault="00107A2F" w:rsidP="007140EB">
      <w:pPr>
        <w:pStyle w:val="Heading1"/>
        <w:rPr>
          <w:rFonts w:asciiTheme="minorBidi" w:hAnsiTheme="minorBidi" w:cstheme="minorBidi"/>
          <w:szCs w:val="24"/>
        </w:rPr>
      </w:pPr>
      <w:bookmarkStart w:id="140" w:name="_Toc356525515"/>
      <w:bookmarkStart w:id="141" w:name="_Toc520280177"/>
      <w:r w:rsidRPr="002B7F5A">
        <w:rPr>
          <w:rFonts w:asciiTheme="minorBidi" w:hAnsiTheme="minorBidi" w:cstheme="minorBidi"/>
          <w:szCs w:val="24"/>
        </w:rPr>
        <w:lastRenderedPageBreak/>
        <w:t>Study Monitoring, Auditing, and Inspecting</w:t>
      </w:r>
      <w:bookmarkEnd w:id="140"/>
      <w:bookmarkEnd w:id="141"/>
    </w:p>
    <w:p w14:paraId="7BCCB002" w14:textId="34A95B3F" w:rsidR="00B75F15" w:rsidRPr="002B7F5A" w:rsidRDefault="008D7F7E" w:rsidP="005E5684">
      <w:pPr>
        <w:rPr>
          <w:rFonts w:asciiTheme="minorBidi" w:hAnsiTheme="minorBidi" w:cstheme="minorBidi"/>
        </w:rPr>
      </w:pPr>
      <w:commentRangeStart w:id="142"/>
      <w:r w:rsidRPr="002B7F5A">
        <w:rPr>
          <w:rFonts w:asciiTheme="minorBidi" w:hAnsiTheme="minorBidi" w:cstheme="minorBidi"/>
        </w:rPr>
        <w:t>The study will be monitored by</w:t>
      </w:r>
      <w:r w:rsidR="000601B1" w:rsidRPr="002B7F5A">
        <w:rPr>
          <w:rFonts w:asciiTheme="minorBidi" w:hAnsiTheme="minorBidi" w:cstheme="minorBidi"/>
        </w:rPr>
        <w:t xml:space="preserve"> periodically to ensure compliance with the protocol and to</w:t>
      </w:r>
      <w:r w:rsidRPr="002B7F5A">
        <w:rPr>
          <w:rFonts w:asciiTheme="minorBidi" w:hAnsiTheme="minorBidi" w:cstheme="minorBidi"/>
        </w:rPr>
        <w:t xml:space="preserve"> review any recorded adverse events.  The data from each </w:t>
      </w:r>
      <w:r w:rsidR="007C1CFC" w:rsidRPr="002B7F5A">
        <w:rPr>
          <w:rFonts w:asciiTheme="minorBidi" w:hAnsiTheme="minorBidi" w:cstheme="minorBidi"/>
        </w:rPr>
        <w:t>T</w:t>
      </w:r>
      <w:r w:rsidR="002207AE">
        <w:rPr>
          <w:rFonts w:asciiTheme="minorBidi" w:hAnsiTheme="minorBidi" w:cstheme="minorBidi"/>
        </w:rPr>
        <w:t>T</w:t>
      </w:r>
      <w:r w:rsidR="007C1CFC" w:rsidRPr="002B7F5A">
        <w:rPr>
          <w:rFonts w:asciiTheme="minorBidi" w:hAnsiTheme="minorBidi" w:cstheme="minorBidi"/>
        </w:rPr>
        <w:t xml:space="preserve">E acquisition </w:t>
      </w:r>
      <w:r w:rsidRPr="002B7F5A">
        <w:rPr>
          <w:rFonts w:asciiTheme="minorBidi" w:hAnsiTheme="minorBidi" w:cstheme="minorBidi"/>
        </w:rPr>
        <w:t xml:space="preserve">will be monitored for completeness </w:t>
      </w:r>
      <w:r w:rsidR="00F85825" w:rsidRPr="002B7F5A">
        <w:rPr>
          <w:rFonts w:asciiTheme="minorBidi" w:hAnsiTheme="minorBidi" w:cstheme="minorBidi"/>
        </w:rPr>
        <w:t xml:space="preserve">on a </w:t>
      </w:r>
      <w:r w:rsidR="00F2255F" w:rsidRPr="002B7F5A">
        <w:rPr>
          <w:rFonts w:asciiTheme="minorBidi" w:hAnsiTheme="minorBidi" w:cstheme="minorBidi"/>
        </w:rPr>
        <w:t xml:space="preserve">regular </w:t>
      </w:r>
      <w:r w:rsidR="00F85825" w:rsidRPr="002B7F5A">
        <w:rPr>
          <w:rFonts w:asciiTheme="minorBidi" w:hAnsiTheme="minorBidi" w:cstheme="minorBidi"/>
        </w:rPr>
        <w:t>basis</w:t>
      </w:r>
      <w:r w:rsidRPr="002B7F5A">
        <w:rPr>
          <w:rFonts w:asciiTheme="minorBidi" w:hAnsiTheme="minorBidi" w:cstheme="minorBidi"/>
        </w:rPr>
        <w:t>.</w:t>
      </w:r>
      <w:r w:rsidR="005D055A" w:rsidRPr="002B7F5A">
        <w:rPr>
          <w:rFonts w:asciiTheme="minorBidi" w:hAnsiTheme="minorBidi" w:cstheme="minorBidi"/>
        </w:rPr>
        <w:t xml:space="preserve"> </w:t>
      </w:r>
      <w:commentRangeEnd w:id="142"/>
      <w:r w:rsidR="003B134A">
        <w:rPr>
          <w:rStyle w:val="CommentReference"/>
        </w:rPr>
        <w:commentReference w:id="142"/>
      </w:r>
    </w:p>
    <w:p w14:paraId="768933EF" w14:textId="77777777" w:rsidR="00107A2F" w:rsidRPr="002B7F5A" w:rsidRDefault="00107A2F" w:rsidP="007140EB">
      <w:pPr>
        <w:pStyle w:val="Heading1"/>
        <w:rPr>
          <w:rFonts w:asciiTheme="minorBidi" w:hAnsiTheme="minorBidi" w:cstheme="minorBidi"/>
          <w:szCs w:val="24"/>
        </w:rPr>
      </w:pPr>
      <w:bookmarkStart w:id="143" w:name="_Toc356525516"/>
      <w:bookmarkStart w:id="144" w:name="_Toc520280178"/>
      <w:r w:rsidRPr="002B7F5A">
        <w:rPr>
          <w:rFonts w:asciiTheme="minorBidi" w:hAnsiTheme="minorBidi" w:cstheme="minorBidi"/>
          <w:szCs w:val="24"/>
        </w:rPr>
        <w:t>Ethical Considerations</w:t>
      </w:r>
      <w:bookmarkEnd w:id="143"/>
      <w:bookmarkEnd w:id="144"/>
    </w:p>
    <w:p w14:paraId="089A57BB" w14:textId="77777777" w:rsidR="00A76091" w:rsidRPr="002B7F5A" w:rsidRDefault="008D7F7E" w:rsidP="005E5684">
      <w:pPr>
        <w:rPr>
          <w:rFonts w:asciiTheme="minorBidi" w:hAnsiTheme="minorBidi" w:cstheme="minorBidi"/>
        </w:rPr>
      </w:pPr>
      <w:r w:rsidRPr="002B7F5A">
        <w:rPr>
          <w:rFonts w:asciiTheme="minorBidi" w:hAnsiTheme="minorBidi" w:cstheme="minorBidi"/>
        </w:rPr>
        <w:t>As this study is low risk, the ethical considerations are largely mitigated.  Adverse events may result from subject discomfort or allergic reaction.  Subjects will be informed that they may opt-out of the study at any time</w:t>
      </w:r>
      <w:r w:rsidR="009F3595" w:rsidRPr="002B7F5A">
        <w:rPr>
          <w:rFonts w:asciiTheme="minorBidi" w:hAnsiTheme="minorBidi" w:cstheme="minorBidi"/>
        </w:rPr>
        <w:t>.</w:t>
      </w:r>
      <w:r w:rsidR="005D055A" w:rsidRPr="002B7F5A">
        <w:rPr>
          <w:rFonts w:asciiTheme="minorBidi" w:hAnsiTheme="minorBidi" w:cstheme="minorBidi"/>
        </w:rPr>
        <w:t xml:space="preserve"> </w:t>
      </w:r>
    </w:p>
    <w:p w14:paraId="242456CF" w14:textId="77777777" w:rsidR="00860CFD" w:rsidRPr="002B7F5A" w:rsidRDefault="00860CFD" w:rsidP="005E5684">
      <w:pPr>
        <w:rPr>
          <w:rFonts w:asciiTheme="minorBidi" w:hAnsiTheme="minorBidi" w:cstheme="minorBidi"/>
        </w:rPr>
      </w:pPr>
    </w:p>
    <w:p w14:paraId="21230DAE" w14:textId="77777777" w:rsidR="00CF2402" w:rsidRPr="002B7F5A" w:rsidRDefault="00974CEC" w:rsidP="005E5684">
      <w:pPr>
        <w:rPr>
          <w:rFonts w:asciiTheme="minorBidi" w:hAnsiTheme="minorBidi" w:cstheme="minorBidi"/>
        </w:rPr>
      </w:pPr>
      <w:r w:rsidRPr="002B7F5A">
        <w:rPr>
          <w:rFonts w:asciiTheme="minorBidi" w:hAnsiTheme="minorBidi" w:cstheme="minorBidi"/>
        </w:rPr>
        <w:t xml:space="preserve">Clinical </w:t>
      </w:r>
      <w:r w:rsidR="00E76895" w:rsidRPr="002B7F5A">
        <w:rPr>
          <w:rFonts w:asciiTheme="minorBidi" w:hAnsiTheme="minorBidi" w:cstheme="minorBidi"/>
        </w:rPr>
        <w:t xml:space="preserve">findings may occur during the echocardiogram examination.  </w:t>
      </w:r>
      <w:r w:rsidR="00760970" w:rsidRPr="002B7F5A">
        <w:rPr>
          <w:rFonts w:asciiTheme="minorBidi" w:hAnsiTheme="minorBidi" w:cstheme="minorBidi"/>
        </w:rPr>
        <w:t xml:space="preserve">In accordance with the hospitals’ standard process, any clinical or incidental </w:t>
      </w:r>
      <w:r w:rsidR="00E76895" w:rsidRPr="002B7F5A">
        <w:rPr>
          <w:rFonts w:asciiTheme="minorBidi" w:hAnsiTheme="minorBidi" w:cstheme="minorBidi"/>
        </w:rPr>
        <w:t xml:space="preserve">findings will be shared with the </w:t>
      </w:r>
      <w:r w:rsidR="00723401" w:rsidRPr="002B7F5A">
        <w:rPr>
          <w:rFonts w:asciiTheme="minorBidi" w:hAnsiTheme="minorBidi" w:cstheme="minorBidi"/>
        </w:rPr>
        <w:t xml:space="preserve">attending </w:t>
      </w:r>
      <w:r w:rsidR="00E76895" w:rsidRPr="002B7F5A">
        <w:rPr>
          <w:rFonts w:asciiTheme="minorBidi" w:hAnsiTheme="minorBidi" w:cstheme="minorBidi"/>
        </w:rPr>
        <w:t>physician for follow-up</w:t>
      </w:r>
      <w:r w:rsidR="006710A4" w:rsidRPr="002B7F5A">
        <w:rPr>
          <w:rFonts w:asciiTheme="minorBidi" w:hAnsiTheme="minorBidi" w:cstheme="minorBidi"/>
        </w:rPr>
        <w:t xml:space="preserve"> according to the hospital’s </w:t>
      </w:r>
      <w:r w:rsidR="00760970" w:rsidRPr="002B7F5A">
        <w:rPr>
          <w:rFonts w:asciiTheme="minorBidi" w:hAnsiTheme="minorBidi" w:cstheme="minorBidi"/>
        </w:rPr>
        <w:t>standard protocol</w:t>
      </w:r>
      <w:r w:rsidR="00E76895" w:rsidRPr="002B7F5A">
        <w:rPr>
          <w:rFonts w:asciiTheme="minorBidi" w:hAnsiTheme="minorBidi" w:cstheme="minorBidi"/>
        </w:rPr>
        <w:t>.</w:t>
      </w:r>
    </w:p>
    <w:p w14:paraId="58D094D1" w14:textId="77777777" w:rsidR="00AB23E8" w:rsidRDefault="00AB23E8" w:rsidP="005E5684">
      <w:pPr>
        <w:rPr>
          <w:rFonts w:asciiTheme="minorBidi" w:hAnsiTheme="minorBidi" w:cstheme="minorBidi"/>
        </w:rPr>
      </w:pPr>
    </w:p>
    <w:p w14:paraId="54E9F023" w14:textId="77777777" w:rsidR="001847B3" w:rsidRPr="002B7F5A" w:rsidRDefault="001847B3" w:rsidP="001847B3">
      <w:pPr>
        <w:pStyle w:val="Heading2"/>
        <w:rPr>
          <w:rFonts w:asciiTheme="minorBidi" w:hAnsiTheme="minorBidi" w:cstheme="minorBidi"/>
          <w:szCs w:val="24"/>
        </w:rPr>
      </w:pPr>
      <w:bookmarkStart w:id="145" w:name="_Toc520280179"/>
      <w:r w:rsidRPr="002B7F5A">
        <w:rPr>
          <w:rFonts w:asciiTheme="minorBidi" w:hAnsiTheme="minorBidi" w:cstheme="minorBidi"/>
          <w:szCs w:val="24"/>
        </w:rPr>
        <w:t>Provisions to Protect the Privacy Interests of Participants</w:t>
      </w:r>
      <w:bookmarkEnd w:id="145"/>
      <w:r w:rsidRPr="002B7F5A">
        <w:rPr>
          <w:rFonts w:asciiTheme="minorBidi" w:hAnsiTheme="minorBidi" w:cstheme="minorBidi"/>
          <w:szCs w:val="24"/>
        </w:rPr>
        <w:t xml:space="preserve">  </w:t>
      </w:r>
    </w:p>
    <w:p w14:paraId="2DAE633B" w14:textId="7F2C232E" w:rsidR="001847B3" w:rsidRPr="002B7F5A" w:rsidRDefault="001847B3" w:rsidP="001847B3">
      <w:pPr>
        <w:pStyle w:val="Default"/>
        <w:rPr>
          <w:rFonts w:asciiTheme="minorBidi" w:hAnsiTheme="minorBidi" w:cstheme="minorBidi"/>
        </w:rPr>
      </w:pPr>
      <w:r w:rsidRPr="002B7F5A">
        <w:rPr>
          <w:rFonts w:asciiTheme="minorBidi" w:hAnsiTheme="minorBidi" w:cstheme="minorBidi"/>
        </w:rPr>
        <w:t xml:space="preserve">Information will be shared only with necessary research personnel.  Specifically, unless required by law, only the study investigator, members of the investigator's staff, sponsor and representatives of the sponsor, the </w:t>
      </w:r>
      <w:r w:rsidR="00AF20A0">
        <w:rPr>
          <w:rFonts w:asciiTheme="minorBidi" w:hAnsiTheme="minorBidi" w:cstheme="minorBidi"/>
        </w:rPr>
        <w:t>study site</w:t>
      </w:r>
      <w:r w:rsidRPr="002B7F5A">
        <w:rPr>
          <w:rFonts w:asciiTheme="minorBidi" w:hAnsiTheme="minorBidi" w:cstheme="minorBidi"/>
        </w:rPr>
        <w:t>, representatives of the FDA, and other international regulatory agencies will have the authority to review study records (including the results of the tests conducted during this study). All paper records are kept in a locked cabinet in a locked office that is not open to the public. Electronic research data will be password protected; only authorized personnel can access the data. Subjects will receive unique study code numbers; any information that is collected for a subject on a CRF will have the subject's unique study code number and initials.</w:t>
      </w:r>
    </w:p>
    <w:p w14:paraId="16219338" w14:textId="77777777" w:rsidR="001847B3" w:rsidRPr="002B7F5A" w:rsidRDefault="001847B3" w:rsidP="001847B3">
      <w:pPr>
        <w:pStyle w:val="Default"/>
        <w:rPr>
          <w:rFonts w:asciiTheme="minorBidi" w:hAnsiTheme="minorBidi" w:cstheme="minorBidi"/>
        </w:rPr>
      </w:pPr>
    </w:p>
    <w:p w14:paraId="21199B72" w14:textId="77777777" w:rsidR="001847B3" w:rsidRPr="002B7F5A" w:rsidRDefault="001847B3" w:rsidP="001847B3">
      <w:pPr>
        <w:pStyle w:val="Default"/>
        <w:rPr>
          <w:rFonts w:asciiTheme="minorBidi" w:hAnsiTheme="minorBidi" w:cstheme="minorBidi"/>
        </w:rPr>
      </w:pPr>
      <w:r w:rsidRPr="002B7F5A">
        <w:rPr>
          <w:rFonts w:asciiTheme="minorBidi" w:hAnsiTheme="minorBidi" w:cstheme="minorBidi"/>
        </w:rPr>
        <w:t>Data used by the sponsor for reports or publications will never include identifiable information such as name, DOB, address, or medical record number and in most cases, will not include any identifiers other than sex, age, race, and diagnosis, since most reports are concerned only with descriptive summaries and statistical analyses of “grouped” data.</w:t>
      </w:r>
    </w:p>
    <w:p w14:paraId="6E6D1E8E" w14:textId="77777777" w:rsidR="001847B3" w:rsidRPr="002B7F5A" w:rsidRDefault="001847B3" w:rsidP="001847B3">
      <w:pPr>
        <w:rPr>
          <w:rFonts w:asciiTheme="minorBidi" w:hAnsiTheme="minorBidi" w:cstheme="minorBidi"/>
        </w:rPr>
      </w:pPr>
    </w:p>
    <w:p w14:paraId="6B3A2BFD" w14:textId="77777777" w:rsidR="00860CFD" w:rsidRPr="002B7F5A" w:rsidRDefault="00CD0BD5" w:rsidP="00E829BF">
      <w:pPr>
        <w:pStyle w:val="Heading2"/>
        <w:rPr>
          <w:rFonts w:asciiTheme="minorBidi" w:hAnsiTheme="minorBidi" w:cstheme="minorBidi"/>
          <w:szCs w:val="24"/>
        </w:rPr>
      </w:pPr>
      <w:bookmarkStart w:id="146" w:name="_Toc509393060"/>
      <w:bookmarkStart w:id="147" w:name="_Toc509410236"/>
      <w:bookmarkStart w:id="148" w:name="_Toc509414758"/>
      <w:bookmarkStart w:id="149" w:name="_Toc509393061"/>
      <w:bookmarkStart w:id="150" w:name="_Toc509410237"/>
      <w:bookmarkStart w:id="151" w:name="_Toc509414759"/>
      <w:bookmarkStart w:id="152" w:name="_Toc509393062"/>
      <w:bookmarkStart w:id="153" w:name="_Toc509410238"/>
      <w:bookmarkStart w:id="154" w:name="_Toc509414760"/>
      <w:bookmarkStart w:id="155" w:name="_Toc520280180"/>
      <w:bookmarkEnd w:id="146"/>
      <w:bookmarkEnd w:id="147"/>
      <w:bookmarkEnd w:id="148"/>
      <w:bookmarkEnd w:id="149"/>
      <w:bookmarkEnd w:id="150"/>
      <w:bookmarkEnd w:id="151"/>
      <w:bookmarkEnd w:id="152"/>
      <w:bookmarkEnd w:id="153"/>
      <w:bookmarkEnd w:id="154"/>
      <w:r w:rsidRPr="002B7F5A">
        <w:rPr>
          <w:rFonts w:asciiTheme="minorBidi" w:hAnsiTheme="minorBidi" w:cstheme="minorBidi"/>
          <w:szCs w:val="24"/>
        </w:rPr>
        <w:t>Human Subjects Protection</w:t>
      </w:r>
      <w:bookmarkEnd w:id="155"/>
    </w:p>
    <w:p w14:paraId="31B6733C" w14:textId="77777777" w:rsidR="00860CFD" w:rsidRPr="002B7F5A" w:rsidRDefault="00860CFD" w:rsidP="00860CFD">
      <w:pPr>
        <w:rPr>
          <w:rFonts w:asciiTheme="minorBidi" w:hAnsiTheme="minorBidi" w:cstheme="minorBidi"/>
        </w:rPr>
      </w:pPr>
      <w:r w:rsidRPr="002B7F5A">
        <w:rPr>
          <w:rFonts w:asciiTheme="minorBidi" w:hAnsiTheme="minorBidi" w:cstheme="minorBidi"/>
        </w:rPr>
        <w:t>Before implementing this study, the protocol, the proposed informed consent form and other information to subjects, must be reviewed by a properly constituted Institutional Review Board (IRB). The study will not start before the IRB gives written approval in accordance with ICH E6</w:t>
      </w:r>
      <w:r w:rsidRPr="002B7F5A">
        <w:rPr>
          <w:rFonts w:asciiTheme="minorBidi" w:hAnsiTheme="minorBidi" w:cstheme="minorBidi"/>
        </w:rPr>
        <w:noBreakHyphen/>
        <w:t xml:space="preserve">GCP and all applicable regulatory bodies/local health authorities give approval. Any amendments to the protocol </w:t>
      </w:r>
      <w:r w:rsidR="00FA222C" w:rsidRPr="002B7F5A">
        <w:rPr>
          <w:rFonts w:asciiTheme="minorBidi" w:hAnsiTheme="minorBidi" w:cstheme="minorBidi"/>
        </w:rPr>
        <w:t xml:space="preserve">or changes to the consent form </w:t>
      </w:r>
      <w:r w:rsidRPr="002B7F5A">
        <w:rPr>
          <w:rFonts w:asciiTheme="minorBidi" w:hAnsiTheme="minorBidi" w:cstheme="minorBidi"/>
        </w:rPr>
        <w:t xml:space="preserve">must also be approved by the IRB. </w:t>
      </w:r>
    </w:p>
    <w:p w14:paraId="3F6F950C" w14:textId="77777777" w:rsidR="00860CFD" w:rsidRPr="002B7F5A" w:rsidRDefault="00860CFD" w:rsidP="005E5684">
      <w:pPr>
        <w:rPr>
          <w:rFonts w:asciiTheme="minorBidi" w:hAnsiTheme="minorBidi" w:cstheme="minorBidi"/>
        </w:rPr>
      </w:pPr>
    </w:p>
    <w:p w14:paraId="36B5B571" w14:textId="77777777" w:rsidR="00860CFD" w:rsidRPr="002B7F5A" w:rsidRDefault="005139F8" w:rsidP="00E829BF">
      <w:pPr>
        <w:pStyle w:val="Heading2"/>
        <w:rPr>
          <w:rFonts w:asciiTheme="minorBidi" w:hAnsiTheme="minorBidi" w:cstheme="minorBidi"/>
          <w:b w:val="0"/>
          <w:szCs w:val="24"/>
        </w:rPr>
      </w:pPr>
      <w:bookmarkStart w:id="156" w:name="_Toc509393066"/>
      <w:bookmarkStart w:id="157" w:name="_Toc509410242"/>
      <w:bookmarkStart w:id="158" w:name="_Toc509414764"/>
      <w:bookmarkStart w:id="159" w:name="_Toc520280181"/>
      <w:bookmarkEnd w:id="156"/>
      <w:bookmarkEnd w:id="157"/>
      <w:bookmarkEnd w:id="158"/>
      <w:r w:rsidRPr="002B7F5A">
        <w:rPr>
          <w:rFonts w:asciiTheme="minorBidi" w:hAnsiTheme="minorBidi" w:cstheme="minorBidi"/>
          <w:szCs w:val="24"/>
        </w:rPr>
        <w:t xml:space="preserve">Informed </w:t>
      </w:r>
      <w:r w:rsidR="00860CFD" w:rsidRPr="002B7F5A">
        <w:rPr>
          <w:rFonts w:asciiTheme="minorBidi" w:hAnsiTheme="minorBidi" w:cstheme="minorBidi"/>
          <w:szCs w:val="24"/>
        </w:rPr>
        <w:t>Consent</w:t>
      </w:r>
      <w:r w:rsidR="00C43395" w:rsidRPr="002B7F5A">
        <w:rPr>
          <w:rFonts w:asciiTheme="minorBidi" w:hAnsiTheme="minorBidi" w:cstheme="minorBidi"/>
          <w:szCs w:val="24"/>
        </w:rPr>
        <w:t xml:space="preserve"> Process</w:t>
      </w:r>
      <w:bookmarkEnd w:id="159"/>
    </w:p>
    <w:p w14:paraId="73FE7FD9" w14:textId="5A2F1CFA" w:rsidR="005429CF" w:rsidRPr="005429CF" w:rsidRDefault="008223CC" w:rsidP="005429CF">
      <w:pPr>
        <w:pStyle w:val="Default"/>
        <w:rPr>
          <w:rFonts w:asciiTheme="minorBidi" w:hAnsiTheme="minorBidi" w:cstheme="minorBidi"/>
        </w:rPr>
      </w:pPr>
      <w:r w:rsidRPr="005429CF">
        <w:rPr>
          <w:rFonts w:asciiTheme="minorBidi" w:hAnsiTheme="minorBidi" w:cstheme="minorBidi"/>
        </w:rPr>
        <w:t xml:space="preserve">The informed consent process will be conducted in clinic </w:t>
      </w:r>
      <w:commentRangeStart w:id="160"/>
      <w:r w:rsidRPr="005429CF">
        <w:rPr>
          <w:rFonts w:asciiTheme="minorBidi" w:hAnsiTheme="minorBidi" w:cstheme="minorBidi"/>
        </w:rPr>
        <w:t>or by phone</w:t>
      </w:r>
      <w:commentRangeEnd w:id="160"/>
      <w:r w:rsidR="00AF20A0">
        <w:rPr>
          <w:rStyle w:val="CommentReference"/>
          <w:rFonts w:eastAsia="Calibri"/>
          <w:color w:val="auto"/>
        </w:rPr>
        <w:commentReference w:id="160"/>
      </w:r>
      <w:r w:rsidRPr="005429CF">
        <w:rPr>
          <w:rFonts w:asciiTheme="minorBidi" w:hAnsiTheme="minorBidi" w:cstheme="minorBidi"/>
        </w:rPr>
        <w:t xml:space="preserve">. </w:t>
      </w:r>
      <w:r w:rsidR="005429CF">
        <w:rPr>
          <w:rFonts w:asciiTheme="minorBidi" w:hAnsiTheme="minorBidi" w:cstheme="minorBidi"/>
        </w:rPr>
        <w:t xml:space="preserve"> </w:t>
      </w:r>
      <w:r w:rsidR="005429CF" w:rsidRPr="005429CF">
        <w:rPr>
          <w:rFonts w:asciiTheme="minorBidi" w:hAnsiTheme="minorBidi" w:cstheme="minorBidi"/>
          <w:lang w:bidi="he-IL"/>
        </w:rPr>
        <w:t xml:space="preserve">Informed consent must be obtained from each patient prior to conducting any study activities beyond standard of care, by using the informed consent form (ICF) approved by the IRB. </w:t>
      </w:r>
    </w:p>
    <w:p w14:paraId="06754045" w14:textId="77777777" w:rsidR="002739C8" w:rsidRDefault="002739C8" w:rsidP="00D715D9">
      <w:pPr>
        <w:rPr>
          <w:ins w:id="161" w:author="Huskin, Anna" w:date="2018-10-04T17:54:00Z"/>
          <w:rFonts w:asciiTheme="minorBidi" w:hAnsiTheme="minorBidi" w:cstheme="minorBidi"/>
          <w:color w:val="000000"/>
        </w:rPr>
      </w:pPr>
    </w:p>
    <w:p w14:paraId="5B12FC6A" w14:textId="2386D3BA" w:rsidR="000048A4" w:rsidRPr="00D715D9" w:rsidRDefault="000048A4" w:rsidP="00D715D9">
      <w:pPr>
        <w:rPr>
          <w:rFonts w:asciiTheme="minorBidi" w:hAnsiTheme="minorBidi" w:cstheme="minorBidi"/>
          <w:color w:val="000000"/>
        </w:rPr>
      </w:pPr>
      <w:r w:rsidRPr="00D715D9">
        <w:rPr>
          <w:rFonts w:asciiTheme="minorBidi" w:hAnsiTheme="minorBidi" w:cstheme="minorBidi"/>
          <w:color w:val="000000"/>
        </w:rPr>
        <w:lastRenderedPageBreak/>
        <w:t>The valid, signed and dated consent form, along with any supporting documentation (e.g., a consent process ch</w:t>
      </w:r>
      <w:r w:rsidR="00C43395" w:rsidRPr="00D715D9">
        <w:rPr>
          <w:rFonts w:asciiTheme="minorBidi" w:hAnsiTheme="minorBidi" w:cstheme="minorBidi"/>
          <w:color w:val="000000"/>
        </w:rPr>
        <w:t xml:space="preserve">ecklist) will </w:t>
      </w:r>
      <w:r w:rsidRPr="00D715D9">
        <w:rPr>
          <w:rFonts w:asciiTheme="minorBidi" w:hAnsiTheme="minorBidi" w:cstheme="minorBidi"/>
          <w:color w:val="000000"/>
        </w:rPr>
        <w:t xml:space="preserve">be filed in the </w:t>
      </w:r>
      <w:r w:rsidR="00D715D9">
        <w:rPr>
          <w:rFonts w:asciiTheme="minorBidi" w:hAnsiTheme="minorBidi" w:cstheme="minorBidi"/>
          <w:color w:val="000000"/>
        </w:rPr>
        <w:t xml:space="preserve">participant’s research record. </w:t>
      </w:r>
    </w:p>
    <w:p w14:paraId="026A4787" w14:textId="77777777" w:rsidR="005139F8" w:rsidRPr="00D715D9" w:rsidRDefault="005139F8" w:rsidP="00E829BF">
      <w:pPr>
        <w:pStyle w:val="Heading1"/>
        <w:rPr>
          <w:rFonts w:asciiTheme="minorBidi" w:hAnsiTheme="minorBidi" w:cstheme="minorBidi"/>
          <w:szCs w:val="24"/>
        </w:rPr>
      </w:pPr>
      <w:bookmarkStart w:id="162" w:name="_Toc520280182"/>
      <w:r w:rsidRPr="00D715D9">
        <w:rPr>
          <w:rFonts w:asciiTheme="minorBidi" w:hAnsiTheme="minorBidi" w:cstheme="minorBidi"/>
          <w:szCs w:val="24"/>
        </w:rPr>
        <w:t>Research-Related Injury</w:t>
      </w:r>
      <w:bookmarkEnd w:id="162"/>
    </w:p>
    <w:p w14:paraId="4246B16D" w14:textId="77777777" w:rsidR="005139F8" w:rsidRPr="00D715D9" w:rsidRDefault="005139F8" w:rsidP="005139F8">
      <w:pPr>
        <w:rPr>
          <w:rFonts w:asciiTheme="minorBidi" w:hAnsiTheme="minorBidi" w:cstheme="minorBidi"/>
        </w:rPr>
      </w:pPr>
      <w:r w:rsidRPr="00D715D9">
        <w:rPr>
          <w:rFonts w:asciiTheme="minorBidi" w:hAnsiTheme="minorBidi" w:cstheme="minorBidi"/>
        </w:rPr>
        <w:t>No more than minimal risk anticipated for this project.</w:t>
      </w:r>
      <w:r w:rsidR="00D5329D" w:rsidRPr="00D715D9">
        <w:rPr>
          <w:rFonts w:asciiTheme="minorBidi" w:hAnsiTheme="minorBidi" w:cstheme="minorBidi"/>
        </w:rPr>
        <w:t xml:space="preserve"> No compensation will be provided.</w:t>
      </w:r>
    </w:p>
    <w:p w14:paraId="2D1182F6" w14:textId="77777777" w:rsidR="00EB05D0" w:rsidRPr="00D715D9" w:rsidRDefault="00EB05D0" w:rsidP="00D715D9">
      <w:pPr>
        <w:pStyle w:val="Heading1"/>
        <w:rPr>
          <w:szCs w:val="18"/>
        </w:rPr>
      </w:pPr>
      <w:bookmarkStart w:id="163" w:name="_Toc520280183"/>
      <w:r w:rsidRPr="00D715D9">
        <w:rPr>
          <w:szCs w:val="18"/>
        </w:rPr>
        <w:t>Economic Burden to Participants:</w:t>
      </w:r>
      <w:bookmarkEnd w:id="163"/>
    </w:p>
    <w:p w14:paraId="13D9D21D" w14:textId="77777777" w:rsidR="00EB05D0" w:rsidRPr="00D715D9" w:rsidRDefault="00EB05D0" w:rsidP="00EB05D0">
      <w:pPr>
        <w:rPr>
          <w:rFonts w:asciiTheme="minorBidi" w:hAnsiTheme="minorBidi" w:cstheme="minorBidi"/>
          <w:szCs w:val="22"/>
        </w:rPr>
      </w:pPr>
      <w:r w:rsidRPr="00D715D9">
        <w:rPr>
          <w:rFonts w:asciiTheme="minorBidi" w:hAnsiTheme="minorBidi" w:cstheme="minorBidi"/>
          <w:szCs w:val="22"/>
        </w:rPr>
        <w:t>No economic burden to participants. The st</w:t>
      </w:r>
      <w:r w:rsidR="00D715D9">
        <w:rPr>
          <w:rFonts w:asciiTheme="minorBidi" w:hAnsiTheme="minorBidi" w:cstheme="minorBidi"/>
          <w:szCs w:val="22"/>
        </w:rPr>
        <w:t>udy will cover cost of research echocardiograms</w:t>
      </w:r>
      <w:r w:rsidRPr="00D715D9">
        <w:rPr>
          <w:rFonts w:asciiTheme="minorBidi" w:hAnsiTheme="minorBidi" w:cstheme="minorBidi"/>
          <w:szCs w:val="22"/>
        </w:rPr>
        <w:t xml:space="preserve">. </w:t>
      </w:r>
    </w:p>
    <w:p w14:paraId="0E6C67DE" w14:textId="77777777" w:rsidR="005139F8" w:rsidRPr="00D715D9" w:rsidRDefault="005139F8" w:rsidP="007E16DD">
      <w:pPr>
        <w:rPr>
          <w:rFonts w:asciiTheme="minorBidi" w:hAnsiTheme="minorBidi" w:cstheme="minorBidi"/>
        </w:rPr>
      </w:pPr>
    </w:p>
    <w:sectPr w:rsidR="005139F8" w:rsidRPr="00D715D9" w:rsidSect="00D715D9">
      <w:footerReference w:type="default" r:id="rId19"/>
      <w:pgSz w:w="12240" w:h="15840"/>
      <w:pgMar w:top="1152" w:right="1152" w:bottom="1152" w:left="1296" w:header="72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Yngvil Thomas" w:date="2018-11-20T07:41:00Z" w:initials="YT">
    <w:p w14:paraId="6DA0C1FD" w14:textId="0B00B526" w:rsidR="008E78D4" w:rsidRDefault="008E78D4">
      <w:pPr>
        <w:pStyle w:val="CommentText"/>
      </w:pPr>
      <w:r>
        <w:rPr>
          <w:rStyle w:val="CommentReference"/>
        </w:rPr>
        <w:annotationRef/>
      </w:r>
      <w:r>
        <w:t>To be confirmed</w:t>
      </w:r>
    </w:p>
  </w:comment>
  <w:comment w:id="8" w:author="Sam Surette" w:date="2018-11-20T14:57:00Z" w:initials="SAS">
    <w:p w14:paraId="4027AFE2" w14:textId="74183E6A" w:rsidR="008E78D4" w:rsidRDefault="008E78D4">
      <w:pPr>
        <w:pStyle w:val="CommentText"/>
      </w:pPr>
      <w:r>
        <w:rPr>
          <w:rStyle w:val="CommentReference"/>
        </w:rPr>
        <w:annotationRef/>
      </w:r>
      <w:r>
        <w:t>24, right?</w:t>
      </w:r>
    </w:p>
  </w:comment>
  <w:comment w:id="14" w:author="Yngvil Thomas" w:date="2018-11-20T07:52:00Z" w:initials="YT">
    <w:p w14:paraId="2745E70B" w14:textId="5AC0BAED" w:rsidR="008E78D4" w:rsidRDefault="008E78D4">
      <w:pPr>
        <w:pStyle w:val="CommentText"/>
      </w:pPr>
      <w:r>
        <w:rPr>
          <w:rStyle w:val="CommentReference"/>
        </w:rPr>
        <w:annotationRef/>
      </w:r>
      <w:r>
        <w:t>Should specify what this time is for the study</w:t>
      </w:r>
    </w:p>
  </w:comment>
  <w:comment w:id="15" w:author="Sam Surette" w:date="2018-11-20T14:58:00Z" w:initials="SAS">
    <w:p w14:paraId="611F5A9F" w14:textId="7106740A" w:rsidR="008E78D4" w:rsidRDefault="008E78D4">
      <w:pPr>
        <w:pStyle w:val="CommentText"/>
      </w:pPr>
      <w:r>
        <w:rPr>
          <w:rStyle w:val="CommentReference"/>
        </w:rPr>
        <w:annotationRef/>
      </w:r>
      <w:r>
        <w:t>Here it is 2 minutes. I agree with discussion today that we shouldn’t add specifics here in protocol for what users should do—Nonetheless the button will appear after 2 minutes.</w:t>
      </w:r>
    </w:p>
  </w:comment>
  <w:comment w:id="19" w:author="Yngvil Thomas" w:date="2018-11-21T07:24:00Z" w:initials="YT">
    <w:p w14:paraId="13823821" w14:textId="0CB5599D" w:rsidR="008E78D4" w:rsidRDefault="008E78D4">
      <w:pPr>
        <w:pStyle w:val="CommentText"/>
      </w:pPr>
      <w:r>
        <w:rPr>
          <w:rStyle w:val="CommentReference"/>
        </w:rPr>
        <w:annotationRef/>
      </w:r>
      <w:r>
        <w:t>Add which views</w:t>
      </w:r>
    </w:p>
  </w:comment>
  <w:comment w:id="39" w:author="Yngvil Thomas" w:date="2018-11-20T08:24:00Z" w:initials="YT">
    <w:p w14:paraId="1B5A05DC" w14:textId="52A457D9" w:rsidR="008E78D4" w:rsidRDefault="008E78D4">
      <w:pPr>
        <w:pStyle w:val="CommentText"/>
      </w:pPr>
      <w:r>
        <w:rPr>
          <w:rStyle w:val="CommentReference"/>
        </w:rPr>
        <w:annotationRef/>
      </w:r>
      <w:r>
        <w:t>Is this still the accurate flow chart for the training protocol?</w:t>
      </w:r>
    </w:p>
  </w:comment>
  <w:comment w:id="57" w:author="Yngvil Thomas" w:date="2018-10-24T12:25:00Z" w:initials="YT">
    <w:p w14:paraId="4B6726BE" w14:textId="48BB7166" w:rsidR="008E78D4" w:rsidRDefault="008E78D4">
      <w:pPr>
        <w:pStyle w:val="CommentText"/>
      </w:pPr>
      <w:r>
        <w:rPr>
          <w:rStyle w:val="CommentReference"/>
        </w:rPr>
        <w:annotationRef/>
      </w:r>
      <w:r>
        <w:t>To be discussed with NM and MHI</w:t>
      </w:r>
    </w:p>
  </w:comment>
  <w:comment w:id="59" w:author="Yngvil Thomas" w:date="2018-11-20T08:29:00Z" w:initials="YT">
    <w:p w14:paraId="0A0C691E" w14:textId="1E4A4F43" w:rsidR="008E78D4" w:rsidRDefault="008E78D4">
      <w:pPr>
        <w:pStyle w:val="CommentText"/>
      </w:pPr>
      <w:r>
        <w:rPr>
          <w:rStyle w:val="CommentReference"/>
        </w:rPr>
        <w:annotationRef/>
      </w:r>
      <w:r>
        <w:t>To be discussed</w:t>
      </w:r>
    </w:p>
  </w:comment>
  <w:comment w:id="62" w:author="Yngvil Thomas" w:date="2018-11-20T08:29:00Z" w:initials="YT">
    <w:p w14:paraId="23CF6E45" w14:textId="235C976B" w:rsidR="008E78D4" w:rsidRDefault="008E78D4">
      <w:pPr>
        <w:pStyle w:val="CommentText"/>
      </w:pPr>
      <w:r>
        <w:rPr>
          <w:rStyle w:val="CommentReference"/>
        </w:rPr>
        <w:annotationRef/>
      </w:r>
      <w:r>
        <w:t>To be finalized</w:t>
      </w:r>
    </w:p>
  </w:comment>
  <w:comment w:id="60" w:author="Sam Surette" w:date="2018-11-20T15:29:00Z" w:initials="SAS">
    <w:p w14:paraId="32EEE8A8" w14:textId="0F8CFE75" w:rsidR="008E78D4" w:rsidRDefault="008E78D4">
      <w:pPr>
        <w:pStyle w:val="CommentText"/>
      </w:pPr>
      <w:r>
        <w:rPr>
          <w:rStyle w:val="CommentReference"/>
        </w:rPr>
        <w:annotationRef/>
      </w:r>
      <w:r>
        <w:t xml:space="preserve">This will be volunteers; recommend deleting this </w:t>
      </w:r>
    </w:p>
  </w:comment>
  <w:comment w:id="61" w:author="Yngvil Thomas" w:date="2018-11-21T07:32:00Z" w:initials="YT">
    <w:p w14:paraId="47768898" w14:textId="60C30A9D" w:rsidR="00861993" w:rsidRDefault="00861993">
      <w:pPr>
        <w:pStyle w:val="CommentText"/>
      </w:pPr>
      <w:r>
        <w:rPr>
          <w:rStyle w:val="CommentReference"/>
        </w:rPr>
        <w:annotationRef/>
      </w:r>
      <w:r>
        <w:t xml:space="preserve">As the title is number of </w:t>
      </w:r>
      <w:proofErr w:type="gramStart"/>
      <w:r>
        <w:t>participants</w:t>
      </w:r>
      <w:proofErr w:type="gramEnd"/>
      <w:r>
        <w:t xml:space="preserve"> I think the volunteers should be included.</w:t>
      </w:r>
    </w:p>
  </w:comment>
  <w:comment w:id="71" w:author="Yngvil Thomas" w:date="2018-10-24T12:27:00Z" w:initials="YT">
    <w:p w14:paraId="1D171625" w14:textId="603C40AB" w:rsidR="008E78D4" w:rsidRDefault="008E78D4">
      <w:pPr>
        <w:pStyle w:val="CommentText"/>
      </w:pPr>
      <w:r>
        <w:rPr>
          <w:rStyle w:val="CommentReference"/>
        </w:rPr>
        <w:annotationRef/>
      </w:r>
      <w:r>
        <w:t>Discuss with NM and MHI</w:t>
      </w:r>
    </w:p>
  </w:comment>
  <w:comment w:id="106" w:author="Yngvil Thomas" w:date="2018-11-20T10:40:00Z" w:initials="YT">
    <w:p w14:paraId="1F049816" w14:textId="5360CF9A" w:rsidR="008E78D4" w:rsidRDefault="008E78D4">
      <w:pPr>
        <w:pStyle w:val="CommentText"/>
      </w:pPr>
      <w:r>
        <w:rPr>
          <w:rStyle w:val="CommentReference"/>
        </w:rPr>
        <w:annotationRef/>
      </w:r>
      <w:r>
        <w:t>We should specify the BMI and age groups</w:t>
      </w:r>
    </w:p>
  </w:comment>
  <w:comment w:id="107" w:author="Yngvil Thomas" w:date="2018-11-20T10:47:00Z" w:initials="YT">
    <w:p w14:paraId="43245759" w14:textId="0D5FCBBB" w:rsidR="008E78D4" w:rsidRDefault="008E78D4">
      <w:pPr>
        <w:pStyle w:val="CommentText"/>
      </w:pPr>
      <w:r>
        <w:rPr>
          <w:rStyle w:val="CommentReference"/>
        </w:rPr>
        <w:annotationRef/>
      </w:r>
      <w:r>
        <w:t>We should add more details here</w:t>
      </w:r>
    </w:p>
  </w:comment>
  <w:comment w:id="121" w:author="Yngvil Thomas" w:date="2018-11-20T10:53:00Z" w:initials="YT">
    <w:p w14:paraId="7109337A" w14:textId="5B525BFD" w:rsidR="008E78D4" w:rsidRDefault="008E78D4">
      <w:pPr>
        <w:pStyle w:val="CommentText"/>
      </w:pPr>
      <w:r>
        <w:rPr>
          <w:rStyle w:val="CommentReference"/>
        </w:rPr>
        <w:annotationRef/>
      </w:r>
      <w:r>
        <w:t>We should specify how we will secure the blinding of the panel readers</w:t>
      </w:r>
    </w:p>
  </w:comment>
  <w:comment w:id="131" w:author="Yngvil Thomas" w:date="2018-10-24T12:36:00Z" w:initials="YT">
    <w:p w14:paraId="717B7130" w14:textId="1A1A6DC8" w:rsidR="008E78D4" w:rsidRDefault="008E78D4">
      <w:pPr>
        <w:pStyle w:val="CommentText"/>
      </w:pPr>
      <w:r>
        <w:rPr>
          <w:rStyle w:val="CommentReference"/>
        </w:rPr>
        <w:annotationRef/>
      </w:r>
      <w:r>
        <w:t>To be discussed with NM and MHI</w:t>
      </w:r>
    </w:p>
  </w:comment>
  <w:comment w:id="139" w:author="Yngvil Thomas" w:date="2018-11-20T10:56:00Z" w:initials="YT">
    <w:p w14:paraId="4DE991D6" w14:textId="07950B2E" w:rsidR="008E78D4" w:rsidRDefault="008E78D4">
      <w:pPr>
        <w:pStyle w:val="CommentText"/>
      </w:pPr>
      <w:r>
        <w:rPr>
          <w:rStyle w:val="CommentReference"/>
        </w:rPr>
        <w:annotationRef/>
      </w:r>
      <w:r>
        <w:t>Add a sentence that describes how the labeling app captures these data</w:t>
      </w:r>
    </w:p>
  </w:comment>
  <w:comment w:id="142" w:author="Yngvil Thomas" w:date="2018-10-24T12:44:00Z" w:initials="YT">
    <w:p w14:paraId="17731CDB" w14:textId="4ED544A9" w:rsidR="008E78D4" w:rsidRDefault="008E78D4">
      <w:pPr>
        <w:pStyle w:val="CommentText"/>
      </w:pPr>
      <w:r>
        <w:rPr>
          <w:rStyle w:val="CommentReference"/>
        </w:rPr>
        <w:annotationRef/>
      </w:r>
      <w:r>
        <w:t>Add more details from the monitoring plan</w:t>
      </w:r>
    </w:p>
  </w:comment>
  <w:comment w:id="160" w:author="Yngvil Thomas" w:date="2018-10-24T12:45:00Z" w:initials="YT">
    <w:p w14:paraId="5B4E9817" w14:textId="7D37A12C" w:rsidR="008E78D4" w:rsidRDefault="008E78D4">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A0C1FD" w15:done="0"/>
  <w15:commentEx w15:paraId="4027AFE2" w15:paraIdParent="6DA0C1FD" w15:done="0"/>
  <w15:commentEx w15:paraId="2745E70B" w15:done="0"/>
  <w15:commentEx w15:paraId="611F5A9F" w15:paraIdParent="2745E70B" w15:done="0"/>
  <w15:commentEx w15:paraId="13823821" w15:done="0"/>
  <w15:commentEx w15:paraId="1B5A05DC" w15:done="0"/>
  <w15:commentEx w15:paraId="4B6726BE" w15:done="0"/>
  <w15:commentEx w15:paraId="0A0C691E" w15:done="0"/>
  <w15:commentEx w15:paraId="23CF6E45" w15:done="0"/>
  <w15:commentEx w15:paraId="32EEE8A8" w15:done="0"/>
  <w15:commentEx w15:paraId="47768898" w15:paraIdParent="32EEE8A8" w15:done="0"/>
  <w15:commentEx w15:paraId="1D171625" w15:done="0"/>
  <w15:commentEx w15:paraId="1F049816" w15:done="0"/>
  <w15:commentEx w15:paraId="43245759" w15:done="0"/>
  <w15:commentEx w15:paraId="7109337A" w15:done="0"/>
  <w15:commentEx w15:paraId="717B7130" w15:done="0"/>
  <w15:commentEx w15:paraId="4DE991D6" w15:done="0"/>
  <w15:commentEx w15:paraId="17731CDB" w15:done="0"/>
  <w15:commentEx w15:paraId="5B4E98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27AFE2" w16cid:durableId="1F9E9F54"/>
  <w16cid:commentId w16cid:paraId="2745E70B" w16cid:durableId="1F9E3BA5"/>
  <w16cid:commentId w16cid:paraId="611F5A9F" w16cid:durableId="1F9E9FA3"/>
  <w16cid:commentId w16cid:paraId="13823821" w16cid:durableId="1F9F869E"/>
  <w16cid:commentId w16cid:paraId="4B6726BE" w16cid:durableId="1F7AE328"/>
  <w16cid:commentId w16cid:paraId="0A0C691E" w16cid:durableId="1F9E4464"/>
  <w16cid:commentId w16cid:paraId="23CF6E45" w16cid:durableId="1F9E4471"/>
  <w16cid:commentId w16cid:paraId="32EEE8A8" w16cid:durableId="1F9EA6C1"/>
  <w16cid:commentId w16cid:paraId="47768898" w16cid:durableId="1F9F8873"/>
  <w16cid:commentId w16cid:paraId="1D171625" w16cid:durableId="1F7AE3CE"/>
  <w16cid:commentId w16cid:paraId="1F049816" w16cid:durableId="1F9E6330"/>
  <w16cid:commentId w16cid:paraId="43245759" w16cid:durableId="1F9E64D6"/>
  <w16cid:commentId w16cid:paraId="7109337A" w16cid:durableId="1F9E662F"/>
  <w16cid:commentId w16cid:paraId="717B7130" w16cid:durableId="1F7AE5D0"/>
  <w16cid:commentId w16cid:paraId="4DE991D6" w16cid:durableId="1F9E66E0"/>
  <w16cid:commentId w16cid:paraId="17731CDB" w16cid:durableId="1F7AE7C4"/>
  <w16cid:commentId w16cid:paraId="5B4E9817" w16cid:durableId="1F7AE7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12CC4A" w14:textId="77777777" w:rsidR="00194F10" w:rsidRDefault="00194F10" w:rsidP="00217D63">
      <w:r>
        <w:separator/>
      </w:r>
    </w:p>
  </w:endnote>
  <w:endnote w:type="continuationSeparator" w:id="0">
    <w:p w14:paraId="510BCB00" w14:textId="77777777" w:rsidR="00194F10" w:rsidRDefault="00194F10" w:rsidP="00217D63">
      <w:r>
        <w:continuationSeparator/>
      </w:r>
    </w:p>
  </w:endnote>
  <w:endnote w:type="continuationNotice" w:id="1">
    <w:p w14:paraId="24A21119" w14:textId="77777777" w:rsidR="00194F10" w:rsidRDefault="00194F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old">
    <w:altName w:val="Arial"/>
    <w:panose1 w:val="020B0604020202020204"/>
    <w:charset w:val="00"/>
    <w:family w:val="roman"/>
    <w:notTrueType/>
    <w:pitch w:val="default"/>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B5C09" w14:textId="24DCC9BB" w:rsidR="008E78D4" w:rsidRDefault="008E78D4" w:rsidP="00BE1142">
    <w:pPr>
      <w:pStyle w:val="Footer"/>
      <w:tabs>
        <w:tab w:val="left" w:pos="1365"/>
        <w:tab w:val="center" w:pos="4824"/>
      </w:tabs>
    </w:pPr>
    <w:proofErr w:type="spellStart"/>
    <w:r>
      <w:rPr>
        <w:sz w:val="20"/>
        <w:szCs w:val="20"/>
      </w:rPr>
      <w:t>EchoGPS</w:t>
    </w:r>
    <w:proofErr w:type="spellEnd"/>
    <w:r>
      <w:rPr>
        <w:sz w:val="20"/>
        <w:szCs w:val="20"/>
      </w:rPr>
      <w:t xml:space="preserve"> Pivotal study </w:t>
    </w:r>
    <w:ins w:id="164" w:author="Huskin, Anna" w:date="2018-10-04T17:40:00Z">
      <w:r>
        <w:rPr>
          <w:sz w:val="20"/>
          <w:szCs w:val="20"/>
        </w:rPr>
        <w:t>OCT</w:t>
      </w:r>
    </w:ins>
    <w:r w:rsidRPr="00BE1142">
      <w:rPr>
        <w:sz w:val="20"/>
        <w:szCs w:val="20"/>
      </w:rPr>
      <w:t>-2018</w:t>
    </w:r>
    <w:r>
      <w:tab/>
    </w:r>
    <w:r>
      <w:fldChar w:fldCharType="begin"/>
    </w:r>
    <w:r>
      <w:instrText xml:space="preserve"> PAGE   \* MERGEFORMAT </w:instrText>
    </w:r>
    <w:r>
      <w:fldChar w:fldCharType="separate"/>
    </w:r>
    <w:r>
      <w:rPr>
        <w:noProof/>
      </w:rPr>
      <w:t>16</w:t>
    </w:r>
    <w:r>
      <w:fldChar w:fldCharType="end"/>
    </w:r>
  </w:p>
  <w:p w14:paraId="1816B61D" w14:textId="77777777" w:rsidR="008E78D4" w:rsidRDefault="008E7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C5B12B" w14:textId="77777777" w:rsidR="00194F10" w:rsidRDefault="00194F10" w:rsidP="00217D63">
      <w:r>
        <w:separator/>
      </w:r>
    </w:p>
  </w:footnote>
  <w:footnote w:type="continuationSeparator" w:id="0">
    <w:p w14:paraId="740FE005" w14:textId="77777777" w:rsidR="00194F10" w:rsidRDefault="00194F10" w:rsidP="00217D63">
      <w:r>
        <w:continuationSeparator/>
      </w:r>
    </w:p>
  </w:footnote>
  <w:footnote w:type="continuationNotice" w:id="1">
    <w:p w14:paraId="72A54EA9" w14:textId="77777777" w:rsidR="00194F10" w:rsidRDefault="00194F1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77543"/>
    <w:multiLevelType w:val="multilevel"/>
    <w:tmpl w:val="931069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274CA6"/>
    <w:multiLevelType w:val="hybridMultilevel"/>
    <w:tmpl w:val="8F9A88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4973B4"/>
    <w:multiLevelType w:val="multilevel"/>
    <w:tmpl w:val="6F1E2F04"/>
    <w:lvl w:ilvl="0">
      <w:start w:val="1"/>
      <w:numFmt w:val="decimal"/>
      <w:lvlText w:val="%1."/>
      <w:lvlJc w:val="left"/>
      <w:pPr>
        <w:tabs>
          <w:tab w:val="num" w:pos="720"/>
        </w:tabs>
        <w:ind w:left="720" w:hanging="360"/>
      </w:pPr>
      <w:rPr>
        <w:rFonts w:hint="default"/>
        <w:sz w:val="24"/>
        <w:szCs w:val="32"/>
      </w:rPr>
    </w:lvl>
    <w:lvl w:ilvl="1">
      <w:start w:val="1"/>
      <w:numFmt w:val="bullet"/>
      <w:lvlText w:val="-"/>
      <w:lvlJc w:val="left"/>
      <w:pPr>
        <w:ind w:left="81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C41F3E"/>
    <w:multiLevelType w:val="hybridMultilevel"/>
    <w:tmpl w:val="9138A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8C0C56"/>
    <w:multiLevelType w:val="hybridMultilevel"/>
    <w:tmpl w:val="74DA6932"/>
    <w:lvl w:ilvl="0" w:tplc="1FBA98F8">
      <w:start w:val="1"/>
      <w:numFmt w:val="decimal"/>
      <w:lvlText w:val="%1."/>
      <w:lvlJc w:val="left"/>
      <w:pPr>
        <w:ind w:left="1800" w:hanging="360"/>
      </w:pPr>
    </w:lvl>
    <w:lvl w:ilvl="1" w:tplc="0409000F">
      <w:start w:val="1"/>
      <w:numFmt w:val="decimal"/>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5EC1AA8"/>
    <w:multiLevelType w:val="multilevel"/>
    <w:tmpl w:val="8BB04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063F7D"/>
    <w:multiLevelType w:val="multilevel"/>
    <w:tmpl w:val="BB428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E868F5"/>
    <w:multiLevelType w:val="multilevel"/>
    <w:tmpl w:val="99D8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077934"/>
    <w:multiLevelType w:val="multilevel"/>
    <w:tmpl w:val="3B0E0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582D3A"/>
    <w:multiLevelType w:val="multilevel"/>
    <w:tmpl w:val="A75E3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866104"/>
    <w:multiLevelType w:val="hybridMultilevel"/>
    <w:tmpl w:val="4692A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AF6FB9"/>
    <w:multiLevelType w:val="multilevel"/>
    <w:tmpl w:val="855A2BEA"/>
    <w:lvl w:ilvl="0">
      <w:start w:val="1"/>
      <w:numFmt w:val="decimal"/>
      <w:lvlText w:val="%1."/>
      <w:lvlJc w:val="left"/>
      <w:pPr>
        <w:tabs>
          <w:tab w:val="num" w:pos="720"/>
        </w:tabs>
        <w:ind w:left="720" w:hanging="360"/>
      </w:pPr>
      <w:rPr>
        <w:rFonts w:hint="default"/>
        <w:sz w:val="24"/>
        <w:szCs w:val="32"/>
      </w:rPr>
    </w:lvl>
    <w:lvl w:ilvl="1">
      <w:start w:val="1"/>
      <w:numFmt w:val="bullet"/>
      <w:lvlText w:val="-"/>
      <w:lvlJc w:val="left"/>
      <w:pPr>
        <w:ind w:left="81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F570C5"/>
    <w:multiLevelType w:val="multilevel"/>
    <w:tmpl w:val="8AC093A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15:restartNumberingAfterBreak="0">
    <w:nsid w:val="3CE00E33"/>
    <w:multiLevelType w:val="multilevel"/>
    <w:tmpl w:val="A5205B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810" w:hanging="360"/>
      </w:pPr>
      <w:rPr>
        <w:rFonts w:ascii="Times New Roman" w:eastAsia="Calibr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DC2238"/>
    <w:multiLevelType w:val="hybridMultilevel"/>
    <w:tmpl w:val="D9529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6352F8"/>
    <w:multiLevelType w:val="multilevel"/>
    <w:tmpl w:val="7A244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10167AA"/>
    <w:multiLevelType w:val="hybridMultilevel"/>
    <w:tmpl w:val="73D8C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1B66DA"/>
    <w:multiLevelType w:val="multilevel"/>
    <w:tmpl w:val="03D0A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8A95636"/>
    <w:multiLevelType w:val="hybridMultilevel"/>
    <w:tmpl w:val="00647CB4"/>
    <w:lvl w:ilvl="0" w:tplc="6E32FB8E">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5B1CF4"/>
    <w:multiLevelType w:val="multilevel"/>
    <w:tmpl w:val="6F1E2F04"/>
    <w:lvl w:ilvl="0">
      <w:start w:val="1"/>
      <w:numFmt w:val="decimal"/>
      <w:lvlText w:val="%1."/>
      <w:lvlJc w:val="left"/>
      <w:pPr>
        <w:tabs>
          <w:tab w:val="num" w:pos="720"/>
        </w:tabs>
        <w:ind w:left="720" w:hanging="360"/>
      </w:pPr>
      <w:rPr>
        <w:rFonts w:hint="default"/>
        <w:sz w:val="24"/>
        <w:szCs w:val="32"/>
      </w:rPr>
    </w:lvl>
    <w:lvl w:ilvl="1">
      <w:start w:val="1"/>
      <w:numFmt w:val="bullet"/>
      <w:lvlText w:val="-"/>
      <w:lvlJc w:val="left"/>
      <w:pPr>
        <w:ind w:left="810" w:hanging="360"/>
      </w:pPr>
      <w:rPr>
        <w:rFonts w:ascii="Times New Roman" w:eastAsia="Calibr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3"/>
  </w:num>
  <w:num w:numId="3">
    <w:abstractNumId w:val="19"/>
  </w:num>
  <w:num w:numId="4">
    <w:abstractNumId w:val="18"/>
  </w:num>
  <w:num w:numId="5">
    <w:abstractNumId w:val="11"/>
  </w:num>
  <w:num w:numId="6">
    <w:abstractNumId w:val="2"/>
  </w:num>
  <w:num w:numId="7">
    <w:abstractNumId w:val="6"/>
  </w:num>
  <w:num w:numId="8">
    <w:abstractNumId w:val="8"/>
  </w:num>
  <w:num w:numId="9">
    <w:abstractNumId w:val="5"/>
  </w:num>
  <w:num w:numId="10">
    <w:abstractNumId w:val="9"/>
  </w:num>
  <w:num w:numId="11">
    <w:abstractNumId w:val="4"/>
  </w:num>
  <w:num w:numId="12">
    <w:abstractNumId w:val="15"/>
  </w:num>
  <w:num w:numId="13">
    <w:abstractNumId w:val="0"/>
  </w:num>
  <w:num w:numId="14">
    <w:abstractNumId w:val="4"/>
    <w:lvlOverride w:ilvl="0">
      <w:startOverride w:val="1"/>
    </w:lvlOverride>
  </w:num>
  <w:num w:numId="15">
    <w:abstractNumId w:val="1"/>
  </w:num>
  <w:num w:numId="16">
    <w:abstractNumId w:val="17"/>
  </w:num>
  <w:num w:numId="17">
    <w:abstractNumId w:val="3"/>
  </w:num>
  <w:num w:numId="18">
    <w:abstractNumId w:val="16"/>
  </w:num>
  <w:num w:numId="19">
    <w:abstractNumId w:val="10"/>
  </w:num>
  <w:num w:numId="20">
    <w:abstractNumId w:val="7"/>
  </w:num>
  <w:num w:numId="21">
    <w:abstractNumId w:val="14"/>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ngvil Thomas">
    <w15:presenceInfo w15:providerId="AD" w15:userId="S::yngvil@baylabs.onmicrosoft.com::b2f02fad-fc11-4d90-a84d-4c44ffd5165e"/>
  </w15:person>
  <w15:person w15:author="Huskin, Anna">
    <w15:presenceInfo w15:providerId="AD" w15:userId="S-1-5-21-3061956908-2738319542-621568764-940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CFE"/>
    <w:rsid w:val="00003477"/>
    <w:rsid w:val="00003FC2"/>
    <w:rsid w:val="0000465C"/>
    <w:rsid w:val="000048A4"/>
    <w:rsid w:val="00007765"/>
    <w:rsid w:val="00010578"/>
    <w:rsid w:val="000105DF"/>
    <w:rsid w:val="00011618"/>
    <w:rsid w:val="000121BC"/>
    <w:rsid w:val="00012D07"/>
    <w:rsid w:val="00013D53"/>
    <w:rsid w:val="0001783A"/>
    <w:rsid w:val="00017CE2"/>
    <w:rsid w:val="00023890"/>
    <w:rsid w:val="00025EFF"/>
    <w:rsid w:val="0002688F"/>
    <w:rsid w:val="00030008"/>
    <w:rsid w:val="00030588"/>
    <w:rsid w:val="0003274F"/>
    <w:rsid w:val="00033278"/>
    <w:rsid w:val="00033E96"/>
    <w:rsid w:val="000355DF"/>
    <w:rsid w:val="00037473"/>
    <w:rsid w:val="000411DD"/>
    <w:rsid w:val="000419E8"/>
    <w:rsid w:val="00041A46"/>
    <w:rsid w:val="000420B7"/>
    <w:rsid w:val="00043640"/>
    <w:rsid w:val="00046C7B"/>
    <w:rsid w:val="0005049A"/>
    <w:rsid w:val="0005163C"/>
    <w:rsid w:val="00052673"/>
    <w:rsid w:val="000530DF"/>
    <w:rsid w:val="00054E49"/>
    <w:rsid w:val="00056335"/>
    <w:rsid w:val="000601B1"/>
    <w:rsid w:val="00062A40"/>
    <w:rsid w:val="00064387"/>
    <w:rsid w:val="000676C3"/>
    <w:rsid w:val="00070FA6"/>
    <w:rsid w:val="00071FA4"/>
    <w:rsid w:val="000724E4"/>
    <w:rsid w:val="00074EE8"/>
    <w:rsid w:val="00076B3C"/>
    <w:rsid w:val="00077058"/>
    <w:rsid w:val="00077F8E"/>
    <w:rsid w:val="00083009"/>
    <w:rsid w:val="00083600"/>
    <w:rsid w:val="00085F25"/>
    <w:rsid w:val="000916EB"/>
    <w:rsid w:val="0009262C"/>
    <w:rsid w:val="00094DF7"/>
    <w:rsid w:val="00096162"/>
    <w:rsid w:val="0009659A"/>
    <w:rsid w:val="00096688"/>
    <w:rsid w:val="000978ED"/>
    <w:rsid w:val="00097ED2"/>
    <w:rsid w:val="000A0033"/>
    <w:rsid w:val="000A00D6"/>
    <w:rsid w:val="000A2EF4"/>
    <w:rsid w:val="000A365E"/>
    <w:rsid w:val="000A57FA"/>
    <w:rsid w:val="000A7A71"/>
    <w:rsid w:val="000B287C"/>
    <w:rsid w:val="000B5117"/>
    <w:rsid w:val="000B5945"/>
    <w:rsid w:val="000C092D"/>
    <w:rsid w:val="000C2621"/>
    <w:rsid w:val="000C3A44"/>
    <w:rsid w:val="000C5BB3"/>
    <w:rsid w:val="000C7623"/>
    <w:rsid w:val="000D045A"/>
    <w:rsid w:val="000D1008"/>
    <w:rsid w:val="000D37D0"/>
    <w:rsid w:val="000D65DD"/>
    <w:rsid w:val="000D732E"/>
    <w:rsid w:val="000D7999"/>
    <w:rsid w:val="000E01EC"/>
    <w:rsid w:val="000E111A"/>
    <w:rsid w:val="000E19F9"/>
    <w:rsid w:val="000E2C4B"/>
    <w:rsid w:val="000E2CF4"/>
    <w:rsid w:val="000E4258"/>
    <w:rsid w:val="000E73FA"/>
    <w:rsid w:val="000F27F7"/>
    <w:rsid w:val="000F35CB"/>
    <w:rsid w:val="000F6D2D"/>
    <w:rsid w:val="000F6E58"/>
    <w:rsid w:val="000F71BB"/>
    <w:rsid w:val="00101001"/>
    <w:rsid w:val="00102245"/>
    <w:rsid w:val="00102F01"/>
    <w:rsid w:val="00103E7F"/>
    <w:rsid w:val="00105039"/>
    <w:rsid w:val="001075B7"/>
    <w:rsid w:val="00107A2F"/>
    <w:rsid w:val="00114B79"/>
    <w:rsid w:val="00117F28"/>
    <w:rsid w:val="00121368"/>
    <w:rsid w:val="001317E2"/>
    <w:rsid w:val="0013348D"/>
    <w:rsid w:val="0013788F"/>
    <w:rsid w:val="0013798B"/>
    <w:rsid w:val="00137A28"/>
    <w:rsid w:val="00137C5C"/>
    <w:rsid w:val="0014003D"/>
    <w:rsid w:val="0014052A"/>
    <w:rsid w:val="00140690"/>
    <w:rsid w:val="001537AB"/>
    <w:rsid w:val="00162CE5"/>
    <w:rsid w:val="00164650"/>
    <w:rsid w:val="00171FF6"/>
    <w:rsid w:val="0017383E"/>
    <w:rsid w:val="00175713"/>
    <w:rsid w:val="00177D49"/>
    <w:rsid w:val="00182A50"/>
    <w:rsid w:val="00183264"/>
    <w:rsid w:val="001847B3"/>
    <w:rsid w:val="001934FF"/>
    <w:rsid w:val="00194298"/>
    <w:rsid w:val="00194F10"/>
    <w:rsid w:val="0019694C"/>
    <w:rsid w:val="00197F9F"/>
    <w:rsid w:val="001A1C5D"/>
    <w:rsid w:val="001B1DF5"/>
    <w:rsid w:val="001B576C"/>
    <w:rsid w:val="001B63C2"/>
    <w:rsid w:val="001C1549"/>
    <w:rsid w:val="001C3085"/>
    <w:rsid w:val="001C514D"/>
    <w:rsid w:val="001C5C75"/>
    <w:rsid w:val="001C622B"/>
    <w:rsid w:val="001D37D9"/>
    <w:rsid w:val="001D5F74"/>
    <w:rsid w:val="001D7EA2"/>
    <w:rsid w:val="001E2822"/>
    <w:rsid w:val="001E3628"/>
    <w:rsid w:val="001E4534"/>
    <w:rsid w:val="001E4BC7"/>
    <w:rsid w:val="001E58AA"/>
    <w:rsid w:val="001E5A4B"/>
    <w:rsid w:val="001F01D3"/>
    <w:rsid w:val="001F02D5"/>
    <w:rsid w:val="001F117C"/>
    <w:rsid w:val="001F2D71"/>
    <w:rsid w:val="001F537F"/>
    <w:rsid w:val="001F5F26"/>
    <w:rsid w:val="002000F8"/>
    <w:rsid w:val="0020040A"/>
    <w:rsid w:val="00201479"/>
    <w:rsid w:val="00202A53"/>
    <w:rsid w:val="00207D31"/>
    <w:rsid w:val="00211158"/>
    <w:rsid w:val="00211192"/>
    <w:rsid w:val="00215A89"/>
    <w:rsid w:val="00217D63"/>
    <w:rsid w:val="002207AE"/>
    <w:rsid w:val="00221077"/>
    <w:rsid w:val="00224520"/>
    <w:rsid w:val="00225325"/>
    <w:rsid w:val="00227EE8"/>
    <w:rsid w:val="00230DF0"/>
    <w:rsid w:val="00231C1B"/>
    <w:rsid w:val="00232A57"/>
    <w:rsid w:val="0023672A"/>
    <w:rsid w:val="002372ED"/>
    <w:rsid w:val="00237EEA"/>
    <w:rsid w:val="00241584"/>
    <w:rsid w:val="00241726"/>
    <w:rsid w:val="00245622"/>
    <w:rsid w:val="002474FC"/>
    <w:rsid w:val="00250B73"/>
    <w:rsid w:val="00250E0C"/>
    <w:rsid w:val="00252E05"/>
    <w:rsid w:val="00253032"/>
    <w:rsid w:val="00253AB0"/>
    <w:rsid w:val="00256CEC"/>
    <w:rsid w:val="00262837"/>
    <w:rsid w:val="00263B2C"/>
    <w:rsid w:val="002657AA"/>
    <w:rsid w:val="00271A94"/>
    <w:rsid w:val="002739C8"/>
    <w:rsid w:val="0027497B"/>
    <w:rsid w:val="00275176"/>
    <w:rsid w:val="00275233"/>
    <w:rsid w:val="002756FF"/>
    <w:rsid w:val="00276F67"/>
    <w:rsid w:val="00280419"/>
    <w:rsid w:val="00281663"/>
    <w:rsid w:val="00283999"/>
    <w:rsid w:val="0028410C"/>
    <w:rsid w:val="0028415F"/>
    <w:rsid w:val="0028417C"/>
    <w:rsid w:val="0028790B"/>
    <w:rsid w:val="002902E1"/>
    <w:rsid w:val="00291D6E"/>
    <w:rsid w:val="00293A39"/>
    <w:rsid w:val="00293C98"/>
    <w:rsid w:val="00294E29"/>
    <w:rsid w:val="00296A13"/>
    <w:rsid w:val="00297668"/>
    <w:rsid w:val="00297D09"/>
    <w:rsid w:val="002A10F7"/>
    <w:rsid w:val="002A39C3"/>
    <w:rsid w:val="002A4250"/>
    <w:rsid w:val="002A4A1C"/>
    <w:rsid w:val="002B0B85"/>
    <w:rsid w:val="002B1CFE"/>
    <w:rsid w:val="002B2024"/>
    <w:rsid w:val="002B43B0"/>
    <w:rsid w:val="002B7766"/>
    <w:rsid w:val="002B7F5A"/>
    <w:rsid w:val="002C3D57"/>
    <w:rsid w:val="002C4AD2"/>
    <w:rsid w:val="002D4746"/>
    <w:rsid w:val="002D6253"/>
    <w:rsid w:val="002D6A28"/>
    <w:rsid w:val="002D713F"/>
    <w:rsid w:val="002D723F"/>
    <w:rsid w:val="002E12A6"/>
    <w:rsid w:val="002E133F"/>
    <w:rsid w:val="002E3E7D"/>
    <w:rsid w:val="002E4FF4"/>
    <w:rsid w:val="002F0AC8"/>
    <w:rsid w:val="002F1A1E"/>
    <w:rsid w:val="002F2F5C"/>
    <w:rsid w:val="002F4DBA"/>
    <w:rsid w:val="002F6AE5"/>
    <w:rsid w:val="002F7679"/>
    <w:rsid w:val="00301933"/>
    <w:rsid w:val="00301A5F"/>
    <w:rsid w:val="00302573"/>
    <w:rsid w:val="00307144"/>
    <w:rsid w:val="00307FB0"/>
    <w:rsid w:val="00310759"/>
    <w:rsid w:val="00311238"/>
    <w:rsid w:val="00312460"/>
    <w:rsid w:val="00313B3D"/>
    <w:rsid w:val="00315174"/>
    <w:rsid w:val="00320313"/>
    <w:rsid w:val="003225FF"/>
    <w:rsid w:val="003228AC"/>
    <w:rsid w:val="0032427D"/>
    <w:rsid w:val="00326B4E"/>
    <w:rsid w:val="00331892"/>
    <w:rsid w:val="00331CD6"/>
    <w:rsid w:val="00332227"/>
    <w:rsid w:val="003327E8"/>
    <w:rsid w:val="00333982"/>
    <w:rsid w:val="00333DAE"/>
    <w:rsid w:val="00334BB7"/>
    <w:rsid w:val="003413AE"/>
    <w:rsid w:val="00342672"/>
    <w:rsid w:val="00342998"/>
    <w:rsid w:val="003438CC"/>
    <w:rsid w:val="00343B3E"/>
    <w:rsid w:val="003446DB"/>
    <w:rsid w:val="003453D0"/>
    <w:rsid w:val="0034554E"/>
    <w:rsid w:val="00345B99"/>
    <w:rsid w:val="0034782D"/>
    <w:rsid w:val="00350B01"/>
    <w:rsid w:val="003548C5"/>
    <w:rsid w:val="0035514A"/>
    <w:rsid w:val="00355E04"/>
    <w:rsid w:val="00355FF8"/>
    <w:rsid w:val="00360C3E"/>
    <w:rsid w:val="00364687"/>
    <w:rsid w:val="00366090"/>
    <w:rsid w:val="003661FB"/>
    <w:rsid w:val="00370F8D"/>
    <w:rsid w:val="00373BEC"/>
    <w:rsid w:val="0037412F"/>
    <w:rsid w:val="003759A4"/>
    <w:rsid w:val="003765BC"/>
    <w:rsid w:val="00383288"/>
    <w:rsid w:val="00386CD9"/>
    <w:rsid w:val="003871B8"/>
    <w:rsid w:val="003875B0"/>
    <w:rsid w:val="003903DE"/>
    <w:rsid w:val="00393444"/>
    <w:rsid w:val="003948F8"/>
    <w:rsid w:val="0039543B"/>
    <w:rsid w:val="00395463"/>
    <w:rsid w:val="00396079"/>
    <w:rsid w:val="003966C0"/>
    <w:rsid w:val="00397FE0"/>
    <w:rsid w:val="003A00C2"/>
    <w:rsid w:val="003A2E13"/>
    <w:rsid w:val="003A34AE"/>
    <w:rsid w:val="003A4B96"/>
    <w:rsid w:val="003B058D"/>
    <w:rsid w:val="003B11B7"/>
    <w:rsid w:val="003B134A"/>
    <w:rsid w:val="003B1F82"/>
    <w:rsid w:val="003B339D"/>
    <w:rsid w:val="003B482C"/>
    <w:rsid w:val="003B77E6"/>
    <w:rsid w:val="003C325E"/>
    <w:rsid w:val="003C7FF0"/>
    <w:rsid w:val="003D06A2"/>
    <w:rsid w:val="003D3B80"/>
    <w:rsid w:val="003D68D2"/>
    <w:rsid w:val="003E07E6"/>
    <w:rsid w:val="003E59AB"/>
    <w:rsid w:val="003E6C96"/>
    <w:rsid w:val="003F27ED"/>
    <w:rsid w:val="003F722F"/>
    <w:rsid w:val="00400F4F"/>
    <w:rsid w:val="004027EB"/>
    <w:rsid w:val="00405572"/>
    <w:rsid w:val="00410C85"/>
    <w:rsid w:val="00411C4A"/>
    <w:rsid w:val="00411EE2"/>
    <w:rsid w:val="00411FB9"/>
    <w:rsid w:val="004123C5"/>
    <w:rsid w:val="0041533F"/>
    <w:rsid w:val="00417D8B"/>
    <w:rsid w:val="00421F9A"/>
    <w:rsid w:val="00426308"/>
    <w:rsid w:val="00426EB2"/>
    <w:rsid w:val="00430DA2"/>
    <w:rsid w:val="00431CA2"/>
    <w:rsid w:val="004329E4"/>
    <w:rsid w:val="00433788"/>
    <w:rsid w:val="004360DA"/>
    <w:rsid w:val="00437B72"/>
    <w:rsid w:val="0044384F"/>
    <w:rsid w:val="00447F36"/>
    <w:rsid w:val="004503D3"/>
    <w:rsid w:val="00451ACF"/>
    <w:rsid w:val="004523C4"/>
    <w:rsid w:val="00454821"/>
    <w:rsid w:val="00457AB0"/>
    <w:rsid w:val="004630F0"/>
    <w:rsid w:val="00463360"/>
    <w:rsid w:val="00463A19"/>
    <w:rsid w:val="00466355"/>
    <w:rsid w:val="00474F8A"/>
    <w:rsid w:val="00475539"/>
    <w:rsid w:val="00476F86"/>
    <w:rsid w:val="00477997"/>
    <w:rsid w:val="00487D13"/>
    <w:rsid w:val="004934F0"/>
    <w:rsid w:val="00493D78"/>
    <w:rsid w:val="00494E9D"/>
    <w:rsid w:val="0049641E"/>
    <w:rsid w:val="004A1535"/>
    <w:rsid w:val="004A181E"/>
    <w:rsid w:val="004A1DF3"/>
    <w:rsid w:val="004A480E"/>
    <w:rsid w:val="004A49EA"/>
    <w:rsid w:val="004A7043"/>
    <w:rsid w:val="004A7D25"/>
    <w:rsid w:val="004B4EF7"/>
    <w:rsid w:val="004C2A6D"/>
    <w:rsid w:val="004C3385"/>
    <w:rsid w:val="004C45C2"/>
    <w:rsid w:val="004C540D"/>
    <w:rsid w:val="004D452A"/>
    <w:rsid w:val="004D4E19"/>
    <w:rsid w:val="004D7D0A"/>
    <w:rsid w:val="004E0F0B"/>
    <w:rsid w:val="004E0F8A"/>
    <w:rsid w:val="004E450E"/>
    <w:rsid w:val="004E5300"/>
    <w:rsid w:val="004E6674"/>
    <w:rsid w:val="004E70FA"/>
    <w:rsid w:val="004F29CE"/>
    <w:rsid w:val="004F39BD"/>
    <w:rsid w:val="004F3A8C"/>
    <w:rsid w:val="004F450D"/>
    <w:rsid w:val="004F706C"/>
    <w:rsid w:val="00502AB9"/>
    <w:rsid w:val="0050367F"/>
    <w:rsid w:val="005054DB"/>
    <w:rsid w:val="00505815"/>
    <w:rsid w:val="00511544"/>
    <w:rsid w:val="00511A98"/>
    <w:rsid w:val="00511D03"/>
    <w:rsid w:val="005128C9"/>
    <w:rsid w:val="005134E1"/>
    <w:rsid w:val="00513960"/>
    <w:rsid w:val="005139F8"/>
    <w:rsid w:val="00513FFB"/>
    <w:rsid w:val="00516695"/>
    <w:rsid w:val="00522454"/>
    <w:rsid w:val="005234DA"/>
    <w:rsid w:val="005261D0"/>
    <w:rsid w:val="00526E47"/>
    <w:rsid w:val="00527949"/>
    <w:rsid w:val="005310C7"/>
    <w:rsid w:val="00533442"/>
    <w:rsid w:val="005363FE"/>
    <w:rsid w:val="0054039A"/>
    <w:rsid w:val="00541329"/>
    <w:rsid w:val="0054206B"/>
    <w:rsid w:val="005429CF"/>
    <w:rsid w:val="0054636E"/>
    <w:rsid w:val="00547E89"/>
    <w:rsid w:val="005517DF"/>
    <w:rsid w:val="00552188"/>
    <w:rsid w:val="005529A8"/>
    <w:rsid w:val="00552C35"/>
    <w:rsid w:val="00552C94"/>
    <w:rsid w:val="00553446"/>
    <w:rsid w:val="00553804"/>
    <w:rsid w:val="00553A5A"/>
    <w:rsid w:val="0055594F"/>
    <w:rsid w:val="005571F0"/>
    <w:rsid w:val="005603C5"/>
    <w:rsid w:val="00561935"/>
    <w:rsid w:val="005620D1"/>
    <w:rsid w:val="005627D9"/>
    <w:rsid w:val="00565699"/>
    <w:rsid w:val="00567D79"/>
    <w:rsid w:val="00570653"/>
    <w:rsid w:val="005712CD"/>
    <w:rsid w:val="00574A23"/>
    <w:rsid w:val="00574F53"/>
    <w:rsid w:val="005775D5"/>
    <w:rsid w:val="00580FD8"/>
    <w:rsid w:val="00582B1A"/>
    <w:rsid w:val="005837FF"/>
    <w:rsid w:val="00585AA4"/>
    <w:rsid w:val="0058673C"/>
    <w:rsid w:val="005868E8"/>
    <w:rsid w:val="00586ED5"/>
    <w:rsid w:val="00587335"/>
    <w:rsid w:val="00591F9E"/>
    <w:rsid w:val="005924C3"/>
    <w:rsid w:val="005940CB"/>
    <w:rsid w:val="00595956"/>
    <w:rsid w:val="00597818"/>
    <w:rsid w:val="005A15F5"/>
    <w:rsid w:val="005A27C4"/>
    <w:rsid w:val="005A5404"/>
    <w:rsid w:val="005A65C4"/>
    <w:rsid w:val="005A77FE"/>
    <w:rsid w:val="005B2D54"/>
    <w:rsid w:val="005C0708"/>
    <w:rsid w:val="005C48FF"/>
    <w:rsid w:val="005C5024"/>
    <w:rsid w:val="005C7C3E"/>
    <w:rsid w:val="005C7C70"/>
    <w:rsid w:val="005D055A"/>
    <w:rsid w:val="005D0C7B"/>
    <w:rsid w:val="005D13F9"/>
    <w:rsid w:val="005D1CFC"/>
    <w:rsid w:val="005D45B2"/>
    <w:rsid w:val="005D50ED"/>
    <w:rsid w:val="005D6996"/>
    <w:rsid w:val="005E120E"/>
    <w:rsid w:val="005E3100"/>
    <w:rsid w:val="005E508D"/>
    <w:rsid w:val="005E5684"/>
    <w:rsid w:val="005E63C9"/>
    <w:rsid w:val="005E64A3"/>
    <w:rsid w:val="005E6B17"/>
    <w:rsid w:val="005F0B35"/>
    <w:rsid w:val="005F18D3"/>
    <w:rsid w:val="005F3A07"/>
    <w:rsid w:val="005F45C8"/>
    <w:rsid w:val="005F63FA"/>
    <w:rsid w:val="005F703A"/>
    <w:rsid w:val="006014E2"/>
    <w:rsid w:val="00601916"/>
    <w:rsid w:val="00602771"/>
    <w:rsid w:val="00605640"/>
    <w:rsid w:val="00606386"/>
    <w:rsid w:val="00607AAB"/>
    <w:rsid w:val="00607EFF"/>
    <w:rsid w:val="00613880"/>
    <w:rsid w:val="00613FFD"/>
    <w:rsid w:val="006142F8"/>
    <w:rsid w:val="00617EFA"/>
    <w:rsid w:val="00623608"/>
    <w:rsid w:val="00624D38"/>
    <w:rsid w:val="00626967"/>
    <w:rsid w:val="00626D55"/>
    <w:rsid w:val="00626DB6"/>
    <w:rsid w:val="00632B02"/>
    <w:rsid w:val="006336DF"/>
    <w:rsid w:val="00633B68"/>
    <w:rsid w:val="00635F3E"/>
    <w:rsid w:val="00636F4F"/>
    <w:rsid w:val="00640064"/>
    <w:rsid w:val="00644880"/>
    <w:rsid w:val="00645657"/>
    <w:rsid w:val="0064762F"/>
    <w:rsid w:val="006504F0"/>
    <w:rsid w:val="006523F5"/>
    <w:rsid w:val="0065256A"/>
    <w:rsid w:val="00654CE4"/>
    <w:rsid w:val="00660EC6"/>
    <w:rsid w:val="006623D5"/>
    <w:rsid w:val="00665AD2"/>
    <w:rsid w:val="006705AC"/>
    <w:rsid w:val="006710A4"/>
    <w:rsid w:val="00677030"/>
    <w:rsid w:val="00680473"/>
    <w:rsid w:val="00681401"/>
    <w:rsid w:val="00682CD3"/>
    <w:rsid w:val="00692BA4"/>
    <w:rsid w:val="00692D82"/>
    <w:rsid w:val="006930E0"/>
    <w:rsid w:val="0069315D"/>
    <w:rsid w:val="0069340E"/>
    <w:rsid w:val="006A1D21"/>
    <w:rsid w:val="006A5A3D"/>
    <w:rsid w:val="006B025A"/>
    <w:rsid w:val="006B0CE1"/>
    <w:rsid w:val="006B295B"/>
    <w:rsid w:val="006B3ADE"/>
    <w:rsid w:val="006C0F39"/>
    <w:rsid w:val="006C13E9"/>
    <w:rsid w:val="006C1CCD"/>
    <w:rsid w:val="006C559C"/>
    <w:rsid w:val="006C7385"/>
    <w:rsid w:val="006D4424"/>
    <w:rsid w:val="006D5D6E"/>
    <w:rsid w:val="006E1509"/>
    <w:rsid w:val="006E18F6"/>
    <w:rsid w:val="006E3CF2"/>
    <w:rsid w:val="006E5081"/>
    <w:rsid w:val="006E58B8"/>
    <w:rsid w:val="006F0A27"/>
    <w:rsid w:val="006F2A67"/>
    <w:rsid w:val="006F3297"/>
    <w:rsid w:val="006F49E7"/>
    <w:rsid w:val="006F520B"/>
    <w:rsid w:val="006F67C0"/>
    <w:rsid w:val="00700876"/>
    <w:rsid w:val="00700A04"/>
    <w:rsid w:val="0070475B"/>
    <w:rsid w:val="00705BDF"/>
    <w:rsid w:val="00706298"/>
    <w:rsid w:val="007073AF"/>
    <w:rsid w:val="0071169E"/>
    <w:rsid w:val="007126B2"/>
    <w:rsid w:val="007140EB"/>
    <w:rsid w:val="0071683D"/>
    <w:rsid w:val="00721BC6"/>
    <w:rsid w:val="00721D7A"/>
    <w:rsid w:val="00722781"/>
    <w:rsid w:val="00723401"/>
    <w:rsid w:val="007244AE"/>
    <w:rsid w:val="00730166"/>
    <w:rsid w:val="00730530"/>
    <w:rsid w:val="00733108"/>
    <w:rsid w:val="00737297"/>
    <w:rsid w:val="00743417"/>
    <w:rsid w:val="0074708C"/>
    <w:rsid w:val="00750B1E"/>
    <w:rsid w:val="00753168"/>
    <w:rsid w:val="00755A20"/>
    <w:rsid w:val="00755D65"/>
    <w:rsid w:val="00757059"/>
    <w:rsid w:val="007573CC"/>
    <w:rsid w:val="0075747C"/>
    <w:rsid w:val="00757B4D"/>
    <w:rsid w:val="00760276"/>
    <w:rsid w:val="00760970"/>
    <w:rsid w:val="00761969"/>
    <w:rsid w:val="0076255A"/>
    <w:rsid w:val="007631F1"/>
    <w:rsid w:val="007632CE"/>
    <w:rsid w:val="0076531C"/>
    <w:rsid w:val="00765A49"/>
    <w:rsid w:val="00771C1D"/>
    <w:rsid w:val="0077272A"/>
    <w:rsid w:val="007776AF"/>
    <w:rsid w:val="00777EE4"/>
    <w:rsid w:val="00781CE1"/>
    <w:rsid w:val="0078337A"/>
    <w:rsid w:val="007841A0"/>
    <w:rsid w:val="00784783"/>
    <w:rsid w:val="00785A76"/>
    <w:rsid w:val="00797139"/>
    <w:rsid w:val="007A1DF4"/>
    <w:rsid w:val="007A3F78"/>
    <w:rsid w:val="007A3FB4"/>
    <w:rsid w:val="007A5151"/>
    <w:rsid w:val="007A6571"/>
    <w:rsid w:val="007B0127"/>
    <w:rsid w:val="007B12FB"/>
    <w:rsid w:val="007B382E"/>
    <w:rsid w:val="007B4153"/>
    <w:rsid w:val="007B4DE9"/>
    <w:rsid w:val="007B5F9D"/>
    <w:rsid w:val="007B7385"/>
    <w:rsid w:val="007B761B"/>
    <w:rsid w:val="007C063F"/>
    <w:rsid w:val="007C0F4D"/>
    <w:rsid w:val="007C1CFC"/>
    <w:rsid w:val="007C4002"/>
    <w:rsid w:val="007C55A9"/>
    <w:rsid w:val="007D5168"/>
    <w:rsid w:val="007D53DD"/>
    <w:rsid w:val="007D7D4B"/>
    <w:rsid w:val="007E16DD"/>
    <w:rsid w:val="007E3726"/>
    <w:rsid w:val="007E3F7B"/>
    <w:rsid w:val="007E6CCB"/>
    <w:rsid w:val="007E6DAF"/>
    <w:rsid w:val="007F064B"/>
    <w:rsid w:val="007F252B"/>
    <w:rsid w:val="007F2690"/>
    <w:rsid w:val="007F5EDE"/>
    <w:rsid w:val="0080376F"/>
    <w:rsid w:val="008044B5"/>
    <w:rsid w:val="0080568B"/>
    <w:rsid w:val="00806919"/>
    <w:rsid w:val="008108A0"/>
    <w:rsid w:val="00810C03"/>
    <w:rsid w:val="008130AC"/>
    <w:rsid w:val="00813222"/>
    <w:rsid w:val="00813EE0"/>
    <w:rsid w:val="00815A41"/>
    <w:rsid w:val="008173E4"/>
    <w:rsid w:val="008223CC"/>
    <w:rsid w:val="008239C5"/>
    <w:rsid w:val="00824EA3"/>
    <w:rsid w:val="008318DC"/>
    <w:rsid w:val="008350EB"/>
    <w:rsid w:val="00840D52"/>
    <w:rsid w:val="00843AB3"/>
    <w:rsid w:val="00846050"/>
    <w:rsid w:val="00846ADF"/>
    <w:rsid w:val="00846DC4"/>
    <w:rsid w:val="008471B4"/>
    <w:rsid w:val="008506AA"/>
    <w:rsid w:val="008506FB"/>
    <w:rsid w:val="008512C4"/>
    <w:rsid w:val="008548FA"/>
    <w:rsid w:val="00855B1F"/>
    <w:rsid w:val="00857C85"/>
    <w:rsid w:val="008605FB"/>
    <w:rsid w:val="00860CFD"/>
    <w:rsid w:val="00861993"/>
    <w:rsid w:val="00861B1E"/>
    <w:rsid w:val="00862B0D"/>
    <w:rsid w:val="00867055"/>
    <w:rsid w:val="00867F67"/>
    <w:rsid w:val="008712B4"/>
    <w:rsid w:val="00873C09"/>
    <w:rsid w:val="0087518B"/>
    <w:rsid w:val="008860DB"/>
    <w:rsid w:val="008863C7"/>
    <w:rsid w:val="00886A23"/>
    <w:rsid w:val="00886CC5"/>
    <w:rsid w:val="008879C8"/>
    <w:rsid w:val="0089068A"/>
    <w:rsid w:val="00890862"/>
    <w:rsid w:val="00890BC0"/>
    <w:rsid w:val="00891365"/>
    <w:rsid w:val="00893DB7"/>
    <w:rsid w:val="00894232"/>
    <w:rsid w:val="00894EBB"/>
    <w:rsid w:val="008957BD"/>
    <w:rsid w:val="00897467"/>
    <w:rsid w:val="008975F6"/>
    <w:rsid w:val="00897FA1"/>
    <w:rsid w:val="008A0B91"/>
    <w:rsid w:val="008A2D95"/>
    <w:rsid w:val="008A3D9C"/>
    <w:rsid w:val="008A4D2B"/>
    <w:rsid w:val="008A567F"/>
    <w:rsid w:val="008B023B"/>
    <w:rsid w:val="008B6776"/>
    <w:rsid w:val="008B7C3D"/>
    <w:rsid w:val="008C0859"/>
    <w:rsid w:val="008C10FF"/>
    <w:rsid w:val="008C15B3"/>
    <w:rsid w:val="008C2A11"/>
    <w:rsid w:val="008C49B7"/>
    <w:rsid w:val="008C4A14"/>
    <w:rsid w:val="008C7A7A"/>
    <w:rsid w:val="008C7EFA"/>
    <w:rsid w:val="008D0247"/>
    <w:rsid w:val="008D236B"/>
    <w:rsid w:val="008D72E3"/>
    <w:rsid w:val="008D7F7E"/>
    <w:rsid w:val="008E0359"/>
    <w:rsid w:val="008E12AA"/>
    <w:rsid w:val="008E17E4"/>
    <w:rsid w:val="008E24EE"/>
    <w:rsid w:val="008E6538"/>
    <w:rsid w:val="008E70CF"/>
    <w:rsid w:val="008E78D4"/>
    <w:rsid w:val="008E7AB1"/>
    <w:rsid w:val="008F01F3"/>
    <w:rsid w:val="008F40D3"/>
    <w:rsid w:val="008F4504"/>
    <w:rsid w:val="008F5CB9"/>
    <w:rsid w:val="008F67D8"/>
    <w:rsid w:val="008F763E"/>
    <w:rsid w:val="008F7AC8"/>
    <w:rsid w:val="009031CF"/>
    <w:rsid w:val="0090378A"/>
    <w:rsid w:val="00905C92"/>
    <w:rsid w:val="0090750F"/>
    <w:rsid w:val="00910D36"/>
    <w:rsid w:val="00912441"/>
    <w:rsid w:val="00912583"/>
    <w:rsid w:val="00915844"/>
    <w:rsid w:val="00915923"/>
    <w:rsid w:val="00922596"/>
    <w:rsid w:val="00923816"/>
    <w:rsid w:val="00923AE4"/>
    <w:rsid w:val="00923D08"/>
    <w:rsid w:val="00926725"/>
    <w:rsid w:val="00926DFB"/>
    <w:rsid w:val="009270C9"/>
    <w:rsid w:val="0092750A"/>
    <w:rsid w:val="00933164"/>
    <w:rsid w:val="009344EC"/>
    <w:rsid w:val="0093502F"/>
    <w:rsid w:val="009406B9"/>
    <w:rsid w:val="0094097D"/>
    <w:rsid w:val="00941247"/>
    <w:rsid w:val="00942152"/>
    <w:rsid w:val="00943618"/>
    <w:rsid w:val="00944400"/>
    <w:rsid w:val="00946BC5"/>
    <w:rsid w:val="00952E2B"/>
    <w:rsid w:val="009549FB"/>
    <w:rsid w:val="00955429"/>
    <w:rsid w:val="009554E4"/>
    <w:rsid w:val="00955874"/>
    <w:rsid w:val="00955FDF"/>
    <w:rsid w:val="00956581"/>
    <w:rsid w:val="00957D74"/>
    <w:rsid w:val="00964D38"/>
    <w:rsid w:val="0096569D"/>
    <w:rsid w:val="00966E43"/>
    <w:rsid w:val="0097036B"/>
    <w:rsid w:val="009714DB"/>
    <w:rsid w:val="00973229"/>
    <w:rsid w:val="00974CEC"/>
    <w:rsid w:val="00976111"/>
    <w:rsid w:val="00976F4A"/>
    <w:rsid w:val="00981B60"/>
    <w:rsid w:val="00983011"/>
    <w:rsid w:val="00986686"/>
    <w:rsid w:val="00986CE8"/>
    <w:rsid w:val="00990074"/>
    <w:rsid w:val="0099197D"/>
    <w:rsid w:val="00993666"/>
    <w:rsid w:val="00994BB2"/>
    <w:rsid w:val="00997630"/>
    <w:rsid w:val="009A0FE0"/>
    <w:rsid w:val="009A1400"/>
    <w:rsid w:val="009A1C89"/>
    <w:rsid w:val="009A486C"/>
    <w:rsid w:val="009A4997"/>
    <w:rsid w:val="009A5379"/>
    <w:rsid w:val="009B4459"/>
    <w:rsid w:val="009B7EF4"/>
    <w:rsid w:val="009C3AEF"/>
    <w:rsid w:val="009D6F81"/>
    <w:rsid w:val="009E0624"/>
    <w:rsid w:val="009E07A9"/>
    <w:rsid w:val="009E188E"/>
    <w:rsid w:val="009E254C"/>
    <w:rsid w:val="009E4157"/>
    <w:rsid w:val="009E4C71"/>
    <w:rsid w:val="009E5F99"/>
    <w:rsid w:val="009E7749"/>
    <w:rsid w:val="009F0D64"/>
    <w:rsid w:val="009F1F78"/>
    <w:rsid w:val="009F3595"/>
    <w:rsid w:val="009F4B7C"/>
    <w:rsid w:val="009F55D5"/>
    <w:rsid w:val="009F5CA6"/>
    <w:rsid w:val="009F7A75"/>
    <w:rsid w:val="00A013CE"/>
    <w:rsid w:val="00A01964"/>
    <w:rsid w:val="00A0443B"/>
    <w:rsid w:val="00A06E47"/>
    <w:rsid w:val="00A079E0"/>
    <w:rsid w:val="00A07A9E"/>
    <w:rsid w:val="00A12748"/>
    <w:rsid w:val="00A17329"/>
    <w:rsid w:val="00A2245C"/>
    <w:rsid w:val="00A25377"/>
    <w:rsid w:val="00A2593A"/>
    <w:rsid w:val="00A2685A"/>
    <w:rsid w:val="00A27661"/>
    <w:rsid w:val="00A31A7F"/>
    <w:rsid w:val="00A32A4A"/>
    <w:rsid w:val="00A3436E"/>
    <w:rsid w:val="00A361E7"/>
    <w:rsid w:val="00A36EA2"/>
    <w:rsid w:val="00A47AF7"/>
    <w:rsid w:val="00A51742"/>
    <w:rsid w:val="00A634F2"/>
    <w:rsid w:val="00A644B1"/>
    <w:rsid w:val="00A6680D"/>
    <w:rsid w:val="00A676FC"/>
    <w:rsid w:val="00A67EA0"/>
    <w:rsid w:val="00A72849"/>
    <w:rsid w:val="00A72894"/>
    <w:rsid w:val="00A743D5"/>
    <w:rsid w:val="00A745B5"/>
    <w:rsid w:val="00A747FA"/>
    <w:rsid w:val="00A76091"/>
    <w:rsid w:val="00A76D8D"/>
    <w:rsid w:val="00A8220A"/>
    <w:rsid w:val="00A8751F"/>
    <w:rsid w:val="00A92832"/>
    <w:rsid w:val="00A92E3E"/>
    <w:rsid w:val="00A93171"/>
    <w:rsid w:val="00A93CBB"/>
    <w:rsid w:val="00A9429D"/>
    <w:rsid w:val="00A94461"/>
    <w:rsid w:val="00A94E26"/>
    <w:rsid w:val="00AA006A"/>
    <w:rsid w:val="00AA2BB8"/>
    <w:rsid w:val="00AA3AFE"/>
    <w:rsid w:val="00AA5BCD"/>
    <w:rsid w:val="00AA6007"/>
    <w:rsid w:val="00AA79A5"/>
    <w:rsid w:val="00AB23E8"/>
    <w:rsid w:val="00AB2901"/>
    <w:rsid w:val="00AB5554"/>
    <w:rsid w:val="00AB5777"/>
    <w:rsid w:val="00AB78F4"/>
    <w:rsid w:val="00AC1257"/>
    <w:rsid w:val="00AC319F"/>
    <w:rsid w:val="00AC393F"/>
    <w:rsid w:val="00AC467E"/>
    <w:rsid w:val="00AC4E80"/>
    <w:rsid w:val="00AC7B4F"/>
    <w:rsid w:val="00AD0602"/>
    <w:rsid w:val="00AD1FEF"/>
    <w:rsid w:val="00AD3738"/>
    <w:rsid w:val="00AD4A1E"/>
    <w:rsid w:val="00AD66B6"/>
    <w:rsid w:val="00AD7DF3"/>
    <w:rsid w:val="00AE404A"/>
    <w:rsid w:val="00AE7C59"/>
    <w:rsid w:val="00AF14E3"/>
    <w:rsid w:val="00AF1731"/>
    <w:rsid w:val="00AF1A1E"/>
    <w:rsid w:val="00AF20A0"/>
    <w:rsid w:val="00AF39CB"/>
    <w:rsid w:val="00AF405C"/>
    <w:rsid w:val="00AF6A31"/>
    <w:rsid w:val="00B01383"/>
    <w:rsid w:val="00B019AE"/>
    <w:rsid w:val="00B06337"/>
    <w:rsid w:val="00B064D2"/>
    <w:rsid w:val="00B0754D"/>
    <w:rsid w:val="00B07E1A"/>
    <w:rsid w:val="00B12276"/>
    <w:rsid w:val="00B132C1"/>
    <w:rsid w:val="00B13CD8"/>
    <w:rsid w:val="00B14931"/>
    <w:rsid w:val="00B234A6"/>
    <w:rsid w:val="00B23DE0"/>
    <w:rsid w:val="00B25F1D"/>
    <w:rsid w:val="00B320CA"/>
    <w:rsid w:val="00B33812"/>
    <w:rsid w:val="00B3399C"/>
    <w:rsid w:val="00B33DBC"/>
    <w:rsid w:val="00B34C54"/>
    <w:rsid w:val="00B34DB4"/>
    <w:rsid w:val="00B37539"/>
    <w:rsid w:val="00B42183"/>
    <w:rsid w:val="00B44000"/>
    <w:rsid w:val="00B4564F"/>
    <w:rsid w:val="00B45F37"/>
    <w:rsid w:val="00B47D8A"/>
    <w:rsid w:val="00B529C1"/>
    <w:rsid w:val="00B53E2F"/>
    <w:rsid w:val="00B53F1B"/>
    <w:rsid w:val="00B55DDC"/>
    <w:rsid w:val="00B55FCE"/>
    <w:rsid w:val="00B609B4"/>
    <w:rsid w:val="00B650AA"/>
    <w:rsid w:val="00B6693A"/>
    <w:rsid w:val="00B66C6E"/>
    <w:rsid w:val="00B72AAE"/>
    <w:rsid w:val="00B746B2"/>
    <w:rsid w:val="00B74F2F"/>
    <w:rsid w:val="00B75F15"/>
    <w:rsid w:val="00B81082"/>
    <w:rsid w:val="00B82AB6"/>
    <w:rsid w:val="00B86233"/>
    <w:rsid w:val="00B91194"/>
    <w:rsid w:val="00B950C8"/>
    <w:rsid w:val="00B9706B"/>
    <w:rsid w:val="00BA0BB1"/>
    <w:rsid w:val="00BA114E"/>
    <w:rsid w:val="00BB225B"/>
    <w:rsid w:val="00BB3891"/>
    <w:rsid w:val="00BB4598"/>
    <w:rsid w:val="00BB5284"/>
    <w:rsid w:val="00BB555A"/>
    <w:rsid w:val="00BB7192"/>
    <w:rsid w:val="00BB759A"/>
    <w:rsid w:val="00BC114E"/>
    <w:rsid w:val="00BC5764"/>
    <w:rsid w:val="00BC5DEE"/>
    <w:rsid w:val="00BC76CB"/>
    <w:rsid w:val="00BD0F18"/>
    <w:rsid w:val="00BD1830"/>
    <w:rsid w:val="00BD200E"/>
    <w:rsid w:val="00BD22DF"/>
    <w:rsid w:val="00BD32DB"/>
    <w:rsid w:val="00BD6B89"/>
    <w:rsid w:val="00BD7D56"/>
    <w:rsid w:val="00BE09C4"/>
    <w:rsid w:val="00BE1142"/>
    <w:rsid w:val="00BE2494"/>
    <w:rsid w:val="00BE2E4E"/>
    <w:rsid w:val="00BE3025"/>
    <w:rsid w:val="00BE584F"/>
    <w:rsid w:val="00BE5860"/>
    <w:rsid w:val="00BE5C92"/>
    <w:rsid w:val="00BE5D10"/>
    <w:rsid w:val="00BE6658"/>
    <w:rsid w:val="00BE74F1"/>
    <w:rsid w:val="00BE7A9E"/>
    <w:rsid w:val="00BF0094"/>
    <w:rsid w:val="00BF02BE"/>
    <w:rsid w:val="00BF0411"/>
    <w:rsid w:val="00BF04D4"/>
    <w:rsid w:val="00BF180B"/>
    <w:rsid w:val="00BF732C"/>
    <w:rsid w:val="00C0089B"/>
    <w:rsid w:val="00C0445F"/>
    <w:rsid w:val="00C059AE"/>
    <w:rsid w:val="00C1384C"/>
    <w:rsid w:val="00C20009"/>
    <w:rsid w:val="00C21830"/>
    <w:rsid w:val="00C22564"/>
    <w:rsid w:val="00C2258C"/>
    <w:rsid w:val="00C3296B"/>
    <w:rsid w:val="00C33488"/>
    <w:rsid w:val="00C36031"/>
    <w:rsid w:val="00C373BA"/>
    <w:rsid w:val="00C40BB4"/>
    <w:rsid w:val="00C432B5"/>
    <w:rsid w:val="00C43395"/>
    <w:rsid w:val="00C43D21"/>
    <w:rsid w:val="00C43D50"/>
    <w:rsid w:val="00C44367"/>
    <w:rsid w:val="00C50148"/>
    <w:rsid w:val="00C516C0"/>
    <w:rsid w:val="00C51CEB"/>
    <w:rsid w:val="00C51DFC"/>
    <w:rsid w:val="00C52FC4"/>
    <w:rsid w:val="00C54216"/>
    <w:rsid w:val="00C54AD0"/>
    <w:rsid w:val="00C558E6"/>
    <w:rsid w:val="00C559DB"/>
    <w:rsid w:val="00C569B2"/>
    <w:rsid w:val="00C56E39"/>
    <w:rsid w:val="00C61556"/>
    <w:rsid w:val="00C61ABD"/>
    <w:rsid w:val="00C63071"/>
    <w:rsid w:val="00C64612"/>
    <w:rsid w:val="00C67D40"/>
    <w:rsid w:val="00C727D1"/>
    <w:rsid w:val="00C80732"/>
    <w:rsid w:val="00C81424"/>
    <w:rsid w:val="00C81E1C"/>
    <w:rsid w:val="00C9193A"/>
    <w:rsid w:val="00C9311F"/>
    <w:rsid w:val="00C93B19"/>
    <w:rsid w:val="00C94EC2"/>
    <w:rsid w:val="00C95227"/>
    <w:rsid w:val="00C96620"/>
    <w:rsid w:val="00C972A6"/>
    <w:rsid w:val="00CA1189"/>
    <w:rsid w:val="00CA5D24"/>
    <w:rsid w:val="00CA6822"/>
    <w:rsid w:val="00CA6DA7"/>
    <w:rsid w:val="00CA7B56"/>
    <w:rsid w:val="00CB05D1"/>
    <w:rsid w:val="00CB2A8D"/>
    <w:rsid w:val="00CB3DC8"/>
    <w:rsid w:val="00CB4D74"/>
    <w:rsid w:val="00CC0AB9"/>
    <w:rsid w:val="00CC2080"/>
    <w:rsid w:val="00CC4AFC"/>
    <w:rsid w:val="00CC5D59"/>
    <w:rsid w:val="00CC5FD6"/>
    <w:rsid w:val="00CD0BD5"/>
    <w:rsid w:val="00CD36F5"/>
    <w:rsid w:val="00CD46EC"/>
    <w:rsid w:val="00CD4DD9"/>
    <w:rsid w:val="00CD5AF6"/>
    <w:rsid w:val="00CE2E98"/>
    <w:rsid w:val="00CE2F8F"/>
    <w:rsid w:val="00CE4147"/>
    <w:rsid w:val="00CE5E5B"/>
    <w:rsid w:val="00CE6F22"/>
    <w:rsid w:val="00CE7384"/>
    <w:rsid w:val="00CE74FB"/>
    <w:rsid w:val="00CF19AB"/>
    <w:rsid w:val="00CF2402"/>
    <w:rsid w:val="00CF2C95"/>
    <w:rsid w:val="00CF2F89"/>
    <w:rsid w:val="00CF3AFC"/>
    <w:rsid w:val="00CF6D43"/>
    <w:rsid w:val="00CF7FB5"/>
    <w:rsid w:val="00D01096"/>
    <w:rsid w:val="00D0208F"/>
    <w:rsid w:val="00D021E2"/>
    <w:rsid w:val="00D024F6"/>
    <w:rsid w:val="00D062C8"/>
    <w:rsid w:val="00D06957"/>
    <w:rsid w:val="00D10D60"/>
    <w:rsid w:val="00D11D10"/>
    <w:rsid w:val="00D122AE"/>
    <w:rsid w:val="00D21CF2"/>
    <w:rsid w:val="00D2415A"/>
    <w:rsid w:val="00D2480E"/>
    <w:rsid w:val="00D24A6F"/>
    <w:rsid w:val="00D24C36"/>
    <w:rsid w:val="00D25097"/>
    <w:rsid w:val="00D26402"/>
    <w:rsid w:val="00D302D3"/>
    <w:rsid w:val="00D3055E"/>
    <w:rsid w:val="00D35294"/>
    <w:rsid w:val="00D36A64"/>
    <w:rsid w:val="00D37873"/>
    <w:rsid w:val="00D4319A"/>
    <w:rsid w:val="00D43BF5"/>
    <w:rsid w:val="00D46150"/>
    <w:rsid w:val="00D518C4"/>
    <w:rsid w:val="00D52CEF"/>
    <w:rsid w:val="00D5329D"/>
    <w:rsid w:val="00D53D37"/>
    <w:rsid w:val="00D54282"/>
    <w:rsid w:val="00D560A4"/>
    <w:rsid w:val="00D56A8D"/>
    <w:rsid w:val="00D6060D"/>
    <w:rsid w:val="00D60E6A"/>
    <w:rsid w:val="00D63E26"/>
    <w:rsid w:val="00D65BC6"/>
    <w:rsid w:val="00D65F87"/>
    <w:rsid w:val="00D66D0E"/>
    <w:rsid w:val="00D677F8"/>
    <w:rsid w:val="00D70742"/>
    <w:rsid w:val="00D715D9"/>
    <w:rsid w:val="00D71E45"/>
    <w:rsid w:val="00D7637D"/>
    <w:rsid w:val="00D76E1B"/>
    <w:rsid w:val="00D771C0"/>
    <w:rsid w:val="00D77934"/>
    <w:rsid w:val="00D77D83"/>
    <w:rsid w:val="00D84860"/>
    <w:rsid w:val="00D8530A"/>
    <w:rsid w:val="00D85CC5"/>
    <w:rsid w:val="00D8768D"/>
    <w:rsid w:val="00D87BAB"/>
    <w:rsid w:val="00D95188"/>
    <w:rsid w:val="00D95874"/>
    <w:rsid w:val="00D97824"/>
    <w:rsid w:val="00DA03B5"/>
    <w:rsid w:val="00DA207A"/>
    <w:rsid w:val="00DA4F54"/>
    <w:rsid w:val="00DA63FD"/>
    <w:rsid w:val="00DB3E2C"/>
    <w:rsid w:val="00DB427E"/>
    <w:rsid w:val="00DB5936"/>
    <w:rsid w:val="00DB6F66"/>
    <w:rsid w:val="00DC19CC"/>
    <w:rsid w:val="00DC4A75"/>
    <w:rsid w:val="00DC5872"/>
    <w:rsid w:val="00DC72DB"/>
    <w:rsid w:val="00DD0276"/>
    <w:rsid w:val="00DD07F9"/>
    <w:rsid w:val="00DD182D"/>
    <w:rsid w:val="00DD25C5"/>
    <w:rsid w:val="00DD30DF"/>
    <w:rsid w:val="00DD4CE5"/>
    <w:rsid w:val="00DE1F04"/>
    <w:rsid w:val="00DF02C3"/>
    <w:rsid w:val="00DF2173"/>
    <w:rsid w:val="00DF2448"/>
    <w:rsid w:val="00DF2DF1"/>
    <w:rsid w:val="00DF45EA"/>
    <w:rsid w:val="00DF6864"/>
    <w:rsid w:val="00E01715"/>
    <w:rsid w:val="00E02404"/>
    <w:rsid w:val="00E031EE"/>
    <w:rsid w:val="00E04CF9"/>
    <w:rsid w:val="00E121E2"/>
    <w:rsid w:val="00E1389F"/>
    <w:rsid w:val="00E167A7"/>
    <w:rsid w:val="00E22C24"/>
    <w:rsid w:val="00E22E90"/>
    <w:rsid w:val="00E27363"/>
    <w:rsid w:val="00E27CA8"/>
    <w:rsid w:val="00E32744"/>
    <w:rsid w:val="00E32780"/>
    <w:rsid w:val="00E330B1"/>
    <w:rsid w:val="00E34193"/>
    <w:rsid w:val="00E35213"/>
    <w:rsid w:val="00E355C7"/>
    <w:rsid w:val="00E36136"/>
    <w:rsid w:val="00E37D54"/>
    <w:rsid w:val="00E406C6"/>
    <w:rsid w:val="00E40E82"/>
    <w:rsid w:val="00E43CAA"/>
    <w:rsid w:val="00E443CB"/>
    <w:rsid w:val="00E46547"/>
    <w:rsid w:val="00E46662"/>
    <w:rsid w:val="00E531A4"/>
    <w:rsid w:val="00E6020E"/>
    <w:rsid w:val="00E60B03"/>
    <w:rsid w:val="00E60F4D"/>
    <w:rsid w:val="00E6183D"/>
    <w:rsid w:val="00E618FA"/>
    <w:rsid w:val="00E62774"/>
    <w:rsid w:val="00E62FA8"/>
    <w:rsid w:val="00E637B6"/>
    <w:rsid w:val="00E66AA6"/>
    <w:rsid w:val="00E66B40"/>
    <w:rsid w:val="00E66E5C"/>
    <w:rsid w:val="00E66FD2"/>
    <w:rsid w:val="00E6753C"/>
    <w:rsid w:val="00E70A9E"/>
    <w:rsid w:val="00E71114"/>
    <w:rsid w:val="00E71C8F"/>
    <w:rsid w:val="00E760E3"/>
    <w:rsid w:val="00E76895"/>
    <w:rsid w:val="00E803DD"/>
    <w:rsid w:val="00E8163F"/>
    <w:rsid w:val="00E829BF"/>
    <w:rsid w:val="00E830B3"/>
    <w:rsid w:val="00E91964"/>
    <w:rsid w:val="00E93A5D"/>
    <w:rsid w:val="00E95C17"/>
    <w:rsid w:val="00E965AA"/>
    <w:rsid w:val="00E96FCC"/>
    <w:rsid w:val="00E97D3F"/>
    <w:rsid w:val="00EA33D7"/>
    <w:rsid w:val="00EA6EEE"/>
    <w:rsid w:val="00EB05D0"/>
    <w:rsid w:val="00EB0C48"/>
    <w:rsid w:val="00EB1838"/>
    <w:rsid w:val="00EB3325"/>
    <w:rsid w:val="00EB339F"/>
    <w:rsid w:val="00EB39FE"/>
    <w:rsid w:val="00EB3A4D"/>
    <w:rsid w:val="00EB3CAE"/>
    <w:rsid w:val="00EB4F04"/>
    <w:rsid w:val="00EB5C14"/>
    <w:rsid w:val="00EC26E6"/>
    <w:rsid w:val="00ED0B29"/>
    <w:rsid w:val="00ED529E"/>
    <w:rsid w:val="00ED6BB6"/>
    <w:rsid w:val="00ED7AEC"/>
    <w:rsid w:val="00EE0B85"/>
    <w:rsid w:val="00EE0F76"/>
    <w:rsid w:val="00EE33F6"/>
    <w:rsid w:val="00EE3C68"/>
    <w:rsid w:val="00EE5137"/>
    <w:rsid w:val="00EE54D2"/>
    <w:rsid w:val="00EE6034"/>
    <w:rsid w:val="00EE6595"/>
    <w:rsid w:val="00EE7296"/>
    <w:rsid w:val="00EF5866"/>
    <w:rsid w:val="00EF6458"/>
    <w:rsid w:val="00EF7F3B"/>
    <w:rsid w:val="00F00144"/>
    <w:rsid w:val="00F00245"/>
    <w:rsid w:val="00F02FAE"/>
    <w:rsid w:val="00F03860"/>
    <w:rsid w:val="00F04A2E"/>
    <w:rsid w:val="00F06121"/>
    <w:rsid w:val="00F062B9"/>
    <w:rsid w:val="00F06ECC"/>
    <w:rsid w:val="00F122ED"/>
    <w:rsid w:val="00F13AF7"/>
    <w:rsid w:val="00F15760"/>
    <w:rsid w:val="00F15AD6"/>
    <w:rsid w:val="00F2255F"/>
    <w:rsid w:val="00F23D42"/>
    <w:rsid w:val="00F244F6"/>
    <w:rsid w:val="00F24A16"/>
    <w:rsid w:val="00F250B8"/>
    <w:rsid w:val="00F26348"/>
    <w:rsid w:val="00F32E64"/>
    <w:rsid w:val="00F33F23"/>
    <w:rsid w:val="00F34E47"/>
    <w:rsid w:val="00F352B8"/>
    <w:rsid w:val="00F35950"/>
    <w:rsid w:val="00F35975"/>
    <w:rsid w:val="00F367A3"/>
    <w:rsid w:val="00F371A3"/>
    <w:rsid w:val="00F40023"/>
    <w:rsid w:val="00F43ABF"/>
    <w:rsid w:val="00F44396"/>
    <w:rsid w:val="00F476C7"/>
    <w:rsid w:val="00F47CC8"/>
    <w:rsid w:val="00F5629B"/>
    <w:rsid w:val="00F565EE"/>
    <w:rsid w:val="00F6070B"/>
    <w:rsid w:val="00F60C94"/>
    <w:rsid w:val="00F60FDA"/>
    <w:rsid w:val="00F62329"/>
    <w:rsid w:val="00F63A86"/>
    <w:rsid w:val="00F67065"/>
    <w:rsid w:val="00F70899"/>
    <w:rsid w:val="00F72743"/>
    <w:rsid w:val="00F744F0"/>
    <w:rsid w:val="00F75208"/>
    <w:rsid w:val="00F75793"/>
    <w:rsid w:val="00F758B4"/>
    <w:rsid w:val="00F75C64"/>
    <w:rsid w:val="00F762CC"/>
    <w:rsid w:val="00F81F12"/>
    <w:rsid w:val="00F821C8"/>
    <w:rsid w:val="00F84188"/>
    <w:rsid w:val="00F8529C"/>
    <w:rsid w:val="00F85825"/>
    <w:rsid w:val="00F86D7D"/>
    <w:rsid w:val="00F90585"/>
    <w:rsid w:val="00F915AB"/>
    <w:rsid w:val="00F91619"/>
    <w:rsid w:val="00F9265F"/>
    <w:rsid w:val="00F93AD3"/>
    <w:rsid w:val="00F93E11"/>
    <w:rsid w:val="00F94902"/>
    <w:rsid w:val="00F9498F"/>
    <w:rsid w:val="00F94A8F"/>
    <w:rsid w:val="00F96DD6"/>
    <w:rsid w:val="00F97A4B"/>
    <w:rsid w:val="00FA18CD"/>
    <w:rsid w:val="00FA222C"/>
    <w:rsid w:val="00FA43C0"/>
    <w:rsid w:val="00FA5734"/>
    <w:rsid w:val="00FB403D"/>
    <w:rsid w:val="00FC2E6C"/>
    <w:rsid w:val="00FC3846"/>
    <w:rsid w:val="00FD0545"/>
    <w:rsid w:val="00FD2293"/>
    <w:rsid w:val="00FD23DC"/>
    <w:rsid w:val="00FD2500"/>
    <w:rsid w:val="00FD6F5F"/>
    <w:rsid w:val="00FD7124"/>
    <w:rsid w:val="00FE3845"/>
    <w:rsid w:val="00FE6F72"/>
    <w:rsid w:val="00FF0531"/>
    <w:rsid w:val="00FF16BF"/>
    <w:rsid w:val="00FF21FE"/>
    <w:rsid w:val="00FF50A9"/>
    <w:rsid w:val="00FF56C9"/>
    <w:rsid w:val="00FF6D15"/>
    <w:rsid w:val="00FF7CA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48E0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24C3"/>
    <w:rPr>
      <w:rFonts w:ascii="Times New Roman" w:hAnsi="Times New Roman"/>
      <w:sz w:val="24"/>
      <w:szCs w:val="24"/>
    </w:rPr>
  </w:style>
  <w:style w:type="paragraph" w:styleId="Heading1">
    <w:name w:val="heading 1"/>
    <w:basedOn w:val="Normal"/>
    <w:next w:val="Normal"/>
    <w:link w:val="Heading1Char"/>
    <w:autoRedefine/>
    <w:qFormat/>
    <w:rsid w:val="00D715D9"/>
    <w:pPr>
      <w:keepNext/>
      <w:numPr>
        <w:numId w:val="1"/>
      </w:numPr>
      <w:spacing w:before="480" w:after="60"/>
      <w:jc w:val="both"/>
      <w:outlineLvl w:val="0"/>
    </w:pPr>
    <w:rPr>
      <w:rFonts w:ascii="Arial Bold" w:eastAsia="Times" w:hAnsi="Arial Bold"/>
      <w:b/>
      <w:caps/>
      <w:kern w:val="32"/>
      <w:szCs w:val="20"/>
    </w:rPr>
  </w:style>
  <w:style w:type="paragraph" w:styleId="Heading2">
    <w:name w:val="heading 2"/>
    <w:basedOn w:val="Normal"/>
    <w:next w:val="Normal"/>
    <w:link w:val="Heading2Char"/>
    <w:qFormat/>
    <w:rsid w:val="001C622B"/>
    <w:pPr>
      <w:keepNext/>
      <w:numPr>
        <w:ilvl w:val="1"/>
        <w:numId w:val="1"/>
      </w:numPr>
      <w:spacing w:before="240" w:after="60"/>
      <w:jc w:val="both"/>
      <w:outlineLvl w:val="1"/>
    </w:pPr>
    <w:rPr>
      <w:rFonts w:ascii="Arial" w:eastAsia="Times" w:hAnsi="Arial"/>
      <w:b/>
      <w:szCs w:val="20"/>
    </w:rPr>
  </w:style>
  <w:style w:type="paragraph" w:styleId="Heading3">
    <w:name w:val="heading 3"/>
    <w:basedOn w:val="Normal"/>
    <w:next w:val="Normal"/>
    <w:link w:val="Heading3Char"/>
    <w:qFormat/>
    <w:rsid w:val="005E120E"/>
    <w:pPr>
      <w:keepNext/>
      <w:numPr>
        <w:ilvl w:val="2"/>
        <w:numId w:val="1"/>
      </w:numPr>
      <w:spacing w:before="240" w:after="60"/>
      <w:jc w:val="both"/>
      <w:outlineLvl w:val="2"/>
    </w:pPr>
    <w:rPr>
      <w:rFonts w:ascii="Arial" w:eastAsia="Times" w:hAnsi="Arial"/>
      <w:b/>
      <w:szCs w:val="20"/>
    </w:rPr>
  </w:style>
  <w:style w:type="paragraph" w:styleId="Heading4">
    <w:name w:val="heading 4"/>
    <w:basedOn w:val="Normal"/>
    <w:next w:val="Normal"/>
    <w:link w:val="Heading4Char"/>
    <w:qFormat/>
    <w:rsid w:val="005E120E"/>
    <w:pPr>
      <w:keepNext/>
      <w:numPr>
        <w:ilvl w:val="3"/>
        <w:numId w:val="1"/>
      </w:numPr>
      <w:spacing w:before="240" w:after="60"/>
      <w:jc w:val="both"/>
      <w:outlineLvl w:val="3"/>
    </w:pPr>
    <w:rPr>
      <w:rFonts w:ascii="Arial" w:eastAsia="Times" w:hAnsi="Arial"/>
      <w:b/>
      <w:sz w:val="20"/>
      <w:szCs w:val="20"/>
    </w:rPr>
  </w:style>
  <w:style w:type="paragraph" w:styleId="Heading5">
    <w:name w:val="heading 5"/>
    <w:basedOn w:val="Normal"/>
    <w:next w:val="Normal"/>
    <w:link w:val="Heading5Char"/>
    <w:qFormat/>
    <w:rsid w:val="005E120E"/>
    <w:pPr>
      <w:numPr>
        <w:ilvl w:val="4"/>
        <w:numId w:val="1"/>
      </w:numPr>
      <w:spacing w:before="240" w:after="60"/>
      <w:jc w:val="both"/>
      <w:outlineLvl w:val="4"/>
    </w:pPr>
    <w:rPr>
      <w:rFonts w:ascii="Arial" w:eastAsia="Times" w:hAnsi="Arial"/>
      <w:b/>
      <w:i/>
      <w:sz w:val="26"/>
      <w:szCs w:val="20"/>
    </w:rPr>
  </w:style>
  <w:style w:type="paragraph" w:styleId="Heading6">
    <w:name w:val="heading 6"/>
    <w:basedOn w:val="Normal"/>
    <w:next w:val="Normal"/>
    <w:link w:val="Heading6Char"/>
    <w:qFormat/>
    <w:rsid w:val="005E120E"/>
    <w:pPr>
      <w:numPr>
        <w:ilvl w:val="5"/>
        <w:numId w:val="1"/>
      </w:numPr>
      <w:spacing w:before="240" w:after="60"/>
      <w:jc w:val="both"/>
      <w:outlineLvl w:val="5"/>
    </w:pPr>
    <w:rPr>
      <w:rFonts w:ascii="Arial" w:eastAsia="Times" w:hAnsi="Arial"/>
      <w:b/>
      <w:szCs w:val="20"/>
    </w:rPr>
  </w:style>
  <w:style w:type="paragraph" w:styleId="Heading7">
    <w:name w:val="heading 7"/>
    <w:basedOn w:val="Normal"/>
    <w:next w:val="Normal"/>
    <w:link w:val="Heading7Char"/>
    <w:qFormat/>
    <w:rsid w:val="005E120E"/>
    <w:pPr>
      <w:numPr>
        <w:ilvl w:val="6"/>
        <w:numId w:val="1"/>
      </w:numPr>
      <w:spacing w:before="240" w:after="60"/>
      <w:jc w:val="both"/>
      <w:outlineLvl w:val="6"/>
    </w:pPr>
    <w:rPr>
      <w:rFonts w:ascii="Arial" w:eastAsia="Times" w:hAnsi="Arial"/>
      <w:sz w:val="20"/>
      <w:szCs w:val="20"/>
    </w:rPr>
  </w:style>
  <w:style w:type="paragraph" w:styleId="Heading8">
    <w:name w:val="heading 8"/>
    <w:basedOn w:val="Normal"/>
    <w:next w:val="Normal"/>
    <w:link w:val="Heading8Char"/>
    <w:qFormat/>
    <w:rsid w:val="005E120E"/>
    <w:pPr>
      <w:numPr>
        <w:ilvl w:val="7"/>
        <w:numId w:val="1"/>
      </w:numPr>
      <w:spacing w:before="240" w:after="60"/>
      <w:jc w:val="both"/>
      <w:outlineLvl w:val="7"/>
    </w:pPr>
    <w:rPr>
      <w:rFonts w:ascii="Arial" w:eastAsia="Times" w:hAnsi="Arial"/>
      <w:i/>
      <w:sz w:val="20"/>
      <w:szCs w:val="20"/>
    </w:rPr>
  </w:style>
  <w:style w:type="paragraph" w:styleId="Heading9">
    <w:name w:val="heading 9"/>
    <w:basedOn w:val="Normal"/>
    <w:next w:val="Normal"/>
    <w:link w:val="Heading9Char"/>
    <w:qFormat/>
    <w:rsid w:val="005E120E"/>
    <w:pPr>
      <w:numPr>
        <w:ilvl w:val="8"/>
        <w:numId w:val="1"/>
      </w:numPr>
      <w:spacing w:before="240" w:after="60"/>
      <w:jc w:val="both"/>
      <w:outlineLvl w:val="8"/>
    </w:pPr>
    <w:rPr>
      <w:rFonts w:ascii="Helvetica" w:eastAsia="Times" w:hAnsi="Helvetica"/>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7D63"/>
    <w:pPr>
      <w:tabs>
        <w:tab w:val="center" w:pos="4680"/>
        <w:tab w:val="right" w:pos="9360"/>
      </w:tabs>
      <w:spacing w:after="180"/>
    </w:pPr>
  </w:style>
  <w:style w:type="character" w:customStyle="1" w:styleId="HeaderChar">
    <w:name w:val="Header Char"/>
    <w:basedOn w:val="DefaultParagraphFont"/>
    <w:link w:val="Header"/>
    <w:uiPriority w:val="99"/>
    <w:rsid w:val="00217D63"/>
  </w:style>
  <w:style w:type="paragraph" w:styleId="Footer">
    <w:name w:val="footer"/>
    <w:basedOn w:val="Normal"/>
    <w:link w:val="FooterChar"/>
    <w:uiPriority w:val="99"/>
    <w:unhideWhenUsed/>
    <w:rsid w:val="00217D63"/>
    <w:pPr>
      <w:tabs>
        <w:tab w:val="center" w:pos="4680"/>
        <w:tab w:val="right" w:pos="9360"/>
      </w:tabs>
      <w:spacing w:after="180"/>
    </w:pPr>
  </w:style>
  <w:style w:type="character" w:customStyle="1" w:styleId="FooterChar">
    <w:name w:val="Footer Char"/>
    <w:basedOn w:val="DefaultParagraphFont"/>
    <w:link w:val="Footer"/>
    <w:uiPriority w:val="99"/>
    <w:rsid w:val="00217D63"/>
  </w:style>
  <w:style w:type="table" w:styleId="TableGrid">
    <w:name w:val="Table Grid"/>
    <w:basedOn w:val="TableNormal"/>
    <w:uiPriority w:val="59"/>
    <w:rsid w:val="009275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sid w:val="00D715D9"/>
    <w:rPr>
      <w:rFonts w:ascii="Arial Bold" w:eastAsia="Times" w:hAnsi="Arial Bold"/>
      <w:b/>
      <w:caps/>
      <w:kern w:val="32"/>
      <w:sz w:val="24"/>
    </w:rPr>
  </w:style>
  <w:style w:type="character" w:customStyle="1" w:styleId="Heading2Char">
    <w:name w:val="Heading 2 Char"/>
    <w:link w:val="Heading2"/>
    <w:rsid w:val="001C622B"/>
    <w:rPr>
      <w:rFonts w:ascii="Arial" w:eastAsia="Times" w:hAnsi="Arial"/>
      <w:b/>
      <w:sz w:val="24"/>
    </w:rPr>
  </w:style>
  <w:style w:type="character" w:customStyle="1" w:styleId="Heading3Char">
    <w:name w:val="Heading 3 Char"/>
    <w:link w:val="Heading3"/>
    <w:rsid w:val="005E120E"/>
    <w:rPr>
      <w:rFonts w:ascii="Arial" w:eastAsia="Times" w:hAnsi="Arial"/>
      <w:b/>
      <w:sz w:val="24"/>
    </w:rPr>
  </w:style>
  <w:style w:type="character" w:customStyle="1" w:styleId="Heading4Char">
    <w:name w:val="Heading 4 Char"/>
    <w:link w:val="Heading4"/>
    <w:rsid w:val="005E120E"/>
    <w:rPr>
      <w:rFonts w:ascii="Arial" w:eastAsia="Times" w:hAnsi="Arial"/>
      <w:b/>
    </w:rPr>
  </w:style>
  <w:style w:type="character" w:customStyle="1" w:styleId="Heading5Char">
    <w:name w:val="Heading 5 Char"/>
    <w:link w:val="Heading5"/>
    <w:rsid w:val="005E120E"/>
    <w:rPr>
      <w:rFonts w:ascii="Arial" w:eastAsia="Times" w:hAnsi="Arial"/>
      <w:b/>
      <w:i/>
      <w:sz w:val="26"/>
    </w:rPr>
  </w:style>
  <w:style w:type="character" w:customStyle="1" w:styleId="Heading6Char">
    <w:name w:val="Heading 6 Char"/>
    <w:link w:val="Heading6"/>
    <w:rsid w:val="005E120E"/>
    <w:rPr>
      <w:rFonts w:ascii="Arial" w:eastAsia="Times" w:hAnsi="Arial"/>
      <w:b/>
      <w:sz w:val="24"/>
    </w:rPr>
  </w:style>
  <w:style w:type="character" w:customStyle="1" w:styleId="Heading7Char">
    <w:name w:val="Heading 7 Char"/>
    <w:link w:val="Heading7"/>
    <w:rsid w:val="005E120E"/>
    <w:rPr>
      <w:rFonts w:ascii="Arial" w:eastAsia="Times" w:hAnsi="Arial"/>
    </w:rPr>
  </w:style>
  <w:style w:type="character" w:customStyle="1" w:styleId="Heading8Char">
    <w:name w:val="Heading 8 Char"/>
    <w:link w:val="Heading8"/>
    <w:rsid w:val="005E120E"/>
    <w:rPr>
      <w:rFonts w:ascii="Arial" w:eastAsia="Times" w:hAnsi="Arial"/>
      <w:i/>
    </w:rPr>
  </w:style>
  <w:style w:type="character" w:customStyle="1" w:styleId="Heading9Char">
    <w:name w:val="Heading 9 Char"/>
    <w:link w:val="Heading9"/>
    <w:rsid w:val="005E120E"/>
    <w:rPr>
      <w:rFonts w:ascii="Helvetica" w:eastAsia="Times" w:hAnsi="Helvetica"/>
      <w:sz w:val="24"/>
    </w:rPr>
  </w:style>
  <w:style w:type="character" w:styleId="CommentReference">
    <w:name w:val="annotation reference"/>
    <w:uiPriority w:val="99"/>
    <w:semiHidden/>
    <w:unhideWhenUsed/>
    <w:rsid w:val="006B3ADE"/>
    <w:rPr>
      <w:sz w:val="18"/>
      <w:szCs w:val="18"/>
    </w:rPr>
  </w:style>
  <w:style w:type="paragraph" w:styleId="CommentText">
    <w:name w:val="annotation text"/>
    <w:basedOn w:val="Normal"/>
    <w:link w:val="CommentTextChar"/>
    <w:uiPriority w:val="99"/>
    <w:semiHidden/>
    <w:unhideWhenUsed/>
    <w:rsid w:val="006B3ADE"/>
    <w:pPr>
      <w:spacing w:after="180"/>
    </w:pPr>
  </w:style>
  <w:style w:type="character" w:customStyle="1" w:styleId="CommentTextChar">
    <w:name w:val="Comment Text Char"/>
    <w:link w:val="CommentText"/>
    <w:uiPriority w:val="99"/>
    <w:semiHidden/>
    <w:rsid w:val="006B3ADE"/>
    <w:rPr>
      <w:sz w:val="24"/>
      <w:szCs w:val="24"/>
    </w:rPr>
  </w:style>
  <w:style w:type="paragraph" w:styleId="CommentSubject">
    <w:name w:val="annotation subject"/>
    <w:basedOn w:val="CommentText"/>
    <w:next w:val="CommentText"/>
    <w:link w:val="CommentSubjectChar"/>
    <w:uiPriority w:val="99"/>
    <w:semiHidden/>
    <w:unhideWhenUsed/>
    <w:rsid w:val="006B3ADE"/>
    <w:rPr>
      <w:b/>
      <w:bCs/>
      <w:sz w:val="20"/>
      <w:szCs w:val="20"/>
    </w:rPr>
  </w:style>
  <w:style w:type="character" w:customStyle="1" w:styleId="CommentSubjectChar">
    <w:name w:val="Comment Subject Char"/>
    <w:link w:val="CommentSubject"/>
    <w:uiPriority w:val="99"/>
    <w:semiHidden/>
    <w:rsid w:val="006B3ADE"/>
    <w:rPr>
      <w:b/>
      <w:bCs/>
      <w:sz w:val="24"/>
      <w:szCs w:val="24"/>
    </w:rPr>
  </w:style>
  <w:style w:type="paragraph" w:styleId="BalloonText">
    <w:name w:val="Balloon Text"/>
    <w:basedOn w:val="Normal"/>
    <w:link w:val="BalloonTextChar"/>
    <w:uiPriority w:val="99"/>
    <w:semiHidden/>
    <w:unhideWhenUsed/>
    <w:rsid w:val="006B3ADE"/>
    <w:pPr>
      <w:spacing w:after="180"/>
    </w:pPr>
    <w:rPr>
      <w:sz w:val="18"/>
      <w:szCs w:val="18"/>
    </w:rPr>
  </w:style>
  <w:style w:type="character" w:customStyle="1" w:styleId="BalloonTextChar">
    <w:name w:val="Balloon Text Char"/>
    <w:link w:val="BalloonText"/>
    <w:uiPriority w:val="99"/>
    <w:semiHidden/>
    <w:rsid w:val="006B3ADE"/>
    <w:rPr>
      <w:rFonts w:ascii="Times New Roman" w:hAnsi="Times New Roman"/>
      <w:sz w:val="18"/>
      <w:szCs w:val="18"/>
    </w:rPr>
  </w:style>
  <w:style w:type="paragraph" w:styleId="DocumentMap">
    <w:name w:val="Document Map"/>
    <w:basedOn w:val="Normal"/>
    <w:link w:val="DocumentMapChar"/>
    <w:uiPriority w:val="99"/>
    <w:semiHidden/>
    <w:unhideWhenUsed/>
    <w:rsid w:val="00400F4F"/>
  </w:style>
  <w:style w:type="character" w:customStyle="1" w:styleId="DocumentMapChar">
    <w:name w:val="Document Map Char"/>
    <w:link w:val="DocumentMap"/>
    <w:uiPriority w:val="99"/>
    <w:semiHidden/>
    <w:rsid w:val="00400F4F"/>
    <w:rPr>
      <w:rFonts w:ascii="Times New Roman" w:hAnsi="Times New Roman"/>
      <w:sz w:val="24"/>
      <w:szCs w:val="24"/>
    </w:rPr>
  </w:style>
  <w:style w:type="paragraph" w:styleId="Revision">
    <w:name w:val="Revision"/>
    <w:hidden/>
    <w:uiPriority w:val="71"/>
    <w:rsid w:val="00BB4598"/>
    <w:rPr>
      <w:rFonts w:ascii="Times New Roman" w:hAnsi="Times New Roman"/>
      <w:sz w:val="24"/>
      <w:szCs w:val="24"/>
    </w:rPr>
  </w:style>
  <w:style w:type="paragraph" w:styleId="Subtitle">
    <w:name w:val="Subtitle"/>
    <w:basedOn w:val="Normal"/>
    <w:next w:val="Normal"/>
    <w:link w:val="SubtitleChar"/>
    <w:uiPriority w:val="11"/>
    <w:qFormat/>
    <w:rsid w:val="0080568B"/>
    <w:pPr>
      <w:numPr>
        <w:ilvl w:val="1"/>
      </w:numPr>
      <w:spacing w:after="180"/>
    </w:pPr>
    <w:rPr>
      <w:rFonts w:ascii="Arial" w:eastAsiaTheme="majorEastAsia" w:hAnsi="Arial" w:cstheme="majorBidi"/>
      <w:b/>
      <w:bCs/>
      <w:color w:val="000000" w:themeColor="text1"/>
      <w:sz w:val="28"/>
      <w:szCs w:val="28"/>
    </w:rPr>
  </w:style>
  <w:style w:type="character" w:customStyle="1" w:styleId="SubtitleChar">
    <w:name w:val="Subtitle Char"/>
    <w:basedOn w:val="DefaultParagraphFont"/>
    <w:link w:val="Subtitle"/>
    <w:uiPriority w:val="11"/>
    <w:rsid w:val="0080568B"/>
    <w:rPr>
      <w:rFonts w:ascii="Arial" w:eastAsiaTheme="majorEastAsia" w:hAnsi="Arial" w:cstheme="majorBidi"/>
      <w:b/>
      <w:bCs/>
      <w:color w:val="000000" w:themeColor="text1"/>
      <w:sz w:val="28"/>
      <w:szCs w:val="28"/>
    </w:rPr>
  </w:style>
  <w:style w:type="paragraph" w:styleId="TOCHeading">
    <w:name w:val="TOC Heading"/>
    <w:basedOn w:val="Heading1"/>
    <w:next w:val="Normal"/>
    <w:uiPriority w:val="39"/>
    <w:unhideWhenUsed/>
    <w:qFormat/>
    <w:rsid w:val="00320313"/>
    <w:pPr>
      <w:keepLines/>
      <w:numPr>
        <w:numId w:val="0"/>
      </w:numPr>
      <w:spacing w:after="0" w:line="276" w:lineRule="auto"/>
      <w:jc w:val="left"/>
      <w:outlineLvl w:val="9"/>
    </w:pPr>
    <w:rPr>
      <w:rFonts w:asciiTheme="majorHAnsi" w:eastAsiaTheme="majorEastAsia" w:hAnsiTheme="majorHAnsi" w:cstheme="majorBidi"/>
      <w:bCs/>
      <w:color w:val="365F91" w:themeColor="accent1" w:themeShade="BF"/>
      <w:kern w:val="0"/>
      <w:szCs w:val="28"/>
    </w:rPr>
  </w:style>
  <w:style w:type="paragraph" w:styleId="TOC1">
    <w:name w:val="toc 1"/>
    <w:basedOn w:val="Normal"/>
    <w:next w:val="Normal"/>
    <w:autoRedefine/>
    <w:uiPriority w:val="39"/>
    <w:unhideWhenUsed/>
    <w:rsid w:val="00597818"/>
    <w:pPr>
      <w:tabs>
        <w:tab w:val="left" w:pos="480"/>
        <w:tab w:val="right" w:leader="dot" w:pos="9350"/>
      </w:tabs>
      <w:spacing w:before="80"/>
    </w:pPr>
    <w:rPr>
      <w:noProof/>
      <w:sz w:val="22"/>
      <w:szCs w:val="22"/>
    </w:rPr>
  </w:style>
  <w:style w:type="paragraph" w:styleId="TOC2">
    <w:name w:val="toc 2"/>
    <w:basedOn w:val="Normal"/>
    <w:next w:val="Normal"/>
    <w:autoRedefine/>
    <w:uiPriority w:val="39"/>
    <w:unhideWhenUsed/>
    <w:rsid w:val="00582B1A"/>
    <w:pPr>
      <w:ind w:left="240"/>
    </w:pPr>
    <w:rPr>
      <w:sz w:val="22"/>
      <w:szCs w:val="22"/>
    </w:rPr>
  </w:style>
  <w:style w:type="paragraph" w:styleId="TOC3">
    <w:name w:val="toc 3"/>
    <w:basedOn w:val="Normal"/>
    <w:next w:val="Normal"/>
    <w:autoRedefine/>
    <w:uiPriority w:val="39"/>
    <w:unhideWhenUsed/>
    <w:rsid w:val="00320313"/>
    <w:pPr>
      <w:ind w:left="480"/>
    </w:pPr>
    <w:rPr>
      <w:rFonts w:asciiTheme="minorHAnsi" w:hAnsiTheme="minorHAnsi"/>
      <w:sz w:val="22"/>
      <w:szCs w:val="22"/>
    </w:rPr>
  </w:style>
  <w:style w:type="paragraph" w:styleId="TOC4">
    <w:name w:val="toc 4"/>
    <w:basedOn w:val="Normal"/>
    <w:next w:val="Normal"/>
    <w:autoRedefine/>
    <w:uiPriority w:val="39"/>
    <w:unhideWhenUsed/>
    <w:rsid w:val="00320313"/>
    <w:pPr>
      <w:ind w:left="720"/>
    </w:pPr>
    <w:rPr>
      <w:rFonts w:asciiTheme="minorHAnsi" w:hAnsiTheme="minorHAnsi"/>
      <w:sz w:val="20"/>
      <w:szCs w:val="20"/>
    </w:rPr>
  </w:style>
  <w:style w:type="paragraph" w:styleId="TOC5">
    <w:name w:val="toc 5"/>
    <w:basedOn w:val="Normal"/>
    <w:next w:val="Normal"/>
    <w:autoRedefine/>
    <w:uiPriority w:val="39"/>
    <w:unhideWhenUsed/>
    <w:rsid w:val="00320313"/>
    <w:pPr>
      <w:ind w:left="960"/>
    </w:pPr>
    <w:rPr>
      <w:rFonts w:asciiTheme="minorHAnsi" w:hAnsiTheme="minorHAnsi"/>
      <w:sz w:val="20"/>
      <w:szCs w:val="20"/>
    </w:rPr>
  </w:style>
  <w:style w:type="paragraph" w:styleId="TOC6">
    <w:name w:val="toc 6"/>
    <w:basedOn w:val="Normal"/>
    <w:next w:val="Normal"/>
    <w:autoRedefine/>
    <w:uiPriority w:val="39"/>
    <w:unhideWhenUsed/>
    <w:rsid w:val="00320313"/>
    <w:pPr>
      <w:ind w:left="1200"/>
    </w:pPr>
    <w:rPr>
      <w:rFonts w:asciiTheme="minorHAnsi" w:hAnsiTheme="minorHAnsi"/>
      <w:sz w:val="20"/>
      <w:szCs w:val="20"/>
    </w:rPr>
  </w:style>
  <w:style w:type="paragraph" w:styleId="TOC7">
    <w:name w:val="toc 7"/>
    <w:basedOn w:val="Normal"/>
    <w:next w:val="Normal"/>
    <w:autoRedefine/>
    <w:uiPriority w:val="39"/>
    <w:unhideWhenUsed/>
    <w:rsid w:val="00320313"/>
    <w:pPr>
      <w:ind w:left="1440"/>
    </w:pPr>
    <w:rPr>
      <w:rFonts w:asciiTheme="minorHAnsi" w:hAnsiTheme="minorHAnsi"/>
      <w:sz w:val="20"/>
      <w:szCs w:val="20"/>
    </w:rPr>
  </w:style>
  <w:style w:type="paragraph" w:styleId="TOC8">
    <w:name w:val="toc 8"/>
    <w:basedOn w:val="Normal"/>
    <w:next w:val="Normal"/>
    <w:autoRedefine/>
    <w:uiPriority w:val="39"/>
    <w:unhideWhenUsed/>
    <w:rsid w:val="00320313"/>
    <w:pPr>
      <w:ind w:left="1680"/>
    </w:pPr>
    <w:rPr>
      <w:rFonts w:asciiTheme="minorHAnsi" w:hAnsiTheme="minorHAnsi"/>
      <w:sz w:val="20"/>
      <w:szCs w:val="20"/>
    </w:rPr>
  </w:style>
  <w:style w:type="paragraph" w:styleId="TOC9">
    <w:name w:val="toc 9"/>
    <w:basedOn w:val="Normal"/>
    <w:next w:val="Normal"/>
    <w:autoRedefine/>
    <w:uiPriority w:val="39"/>
    <w:unhideWhenUsed/>
    <w:rsid w:val="00320313"/>
    <w:pPr>
      <w:ind w:left="1920"/>
    </w:pPr>
    <w:rPr>
      <w:rFonts w:asciiTheme="minorHAnsi" w:hAnsiTheme="minorHAnsi"/>
      <w:sz w:val="20"/>
      <w:szCs w:val="20"/>
    </w:rPr>
  </w:style>
  <w:style w:type="paragraph" w:styleId="ListParagraph">
    <w:name w:val="List Paragraph"/>
    <w:basedOn w:val="Normal"/>
    <w:uiPriority w:val="34"/>
    <w:qFormat/>
    <w:rsid w:val="00FB403D"/>
    <w:pPr>
      <w:spacing w:after="180"/>
      <w:ind w:left="720"/>
      <w:contextualSpacing/>
    </w:pPr>
  </w:style>
  <w:style w:type="paragraph" w:styleId="NormalWeb">
    <w:name w:val="Normal (Web)"/>
    <w:basedOn w:val="Normal"/>
    <w:uiPriority w:val="99"/>
    <w:semiHidden/>
    <w:unhideWhenUsed/>
    <w:rsid w:val="00890862"/>
    <w:pPr>
      <w:spacing w:before="100" w:beforeAutospacing="1" w:after="100" w:afterAutospacing="1"/>
    </w:pPr>
  </w:style>
  <w:style w:type="paragraph" w:customStyle="1" w:styleId="Default">
    <w:name w:val="Default"/>
    <w:rsid w:val="0070475B"/>
    <w:pPr>
      <w:autoSpaceDE w:val="0"/>
      <w:autoSpaceDN w:val="0"/>
      <w:adjustRightInd w:val="0"/>
    </w:pPr>
    <w:rPr>
      <w:rFonts w:ascii="Times New Roman" w:eastAsia="Times New Roman" w:hAnsi="Times New Roman"/>
      <w:color w:val="000000"/>
      <w:sz w:val="24"/>
      <w:szCs w:val="24"/>
    </w:rPr>
  </w:style>
  <w:style w:type="paragraph" w:styleId="BlockText">
    <w:name w:val="Block Text"/>
    <w:basedOn w:val="Normal"/>
    <w:link w:val="BlockTextChar"/>
    <w:rsid w:val="00860CFD"/>
    <w:pPr>
      <w:spacing w:before="120" w:after="120"/>
      <w:ind w:left="720" w:right="720"/>
    </w:pPr>
    <w:rPr>
      <w:rFonts w:eastAsia="Times New Roman"/>
      <w:i/>
      <w:sz w:val="22"/>
    </w:rPr>
  </w:style>
  <w:style w:type="character" w:customStyle="1" w:styleId="BlockTextChar">
    <w:name w:val="Block Text Char"/>
    <w:link w:val="BlockText"/>
    <w:rsid w:val="00860CFD"/>
    <w:rPr>
      <w:rFonts w:ascii="Times New Roman" w:eastAsia="Times New Roman" w:hAnsi="Times New Roman"/>
      <w:i/>
      <w:sz w:val="22"/>
      <w:szCs w:val="24"/>
    </w:rPr>
  </w:style>
  <w:style w:type="character" w:customStyle="1" w:styleId="printanswer">
    <w:name w:val="printanswer"/>
    <w:basedOn w:val="DefaultParagraphFont"/>
    <w:rsid w:val="00037473"/>
  </w:style>
  <w:style w:type="character" w:styleId="Hyperlink">
    <w:name w:val="Hyperlink"/>
    <w:uiPriority w:val="99"/>
    <w:rsid w:val="00037473"/>
    <w:rPr>
      <w:color w:val="0000FF"/>
      <w:u w:val="single"/>
    </w:rPr>
  </w:style>
  <w:style w:type="character" w:customStyle="1" w:styleId="tx">
    <w:name w:val="tx"/>
    <w:basedOn w:val="DefaultParagraphFont"/>
    <w:rsid w:val="00EB05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7846">
      <w:bodyDiv w:val="1"/>
      <w:marLeft w:val="0"/>
      <w:marRight w:val="0"/>
      <w:marTop w:val="0"/>
      <w:marBottom w:val="0"/>
      <w:divBdr>
        <w:top w:val="none" w:sz="0" w:space="0" w:color="auto"/>
        <w:left w:val="none" w:sz="0" w:space="0" w:color="auto"/>
        <w:bottom w:val="none" w:sz="0" w:space="0" w:color="auto"/>
        <w:right w:val="none" w:sz="0" w:space="0" w:color="auto"/>
      </w:divBdr>
    </w:div>
    <w:div w:id="32392899">
      <w:bodyDiv w:val="1"/>
      <w:marLeft w:val="0"/>
      <w:marRight w:val="0"/>
      <w:marTop w:val="0"/>
      <w:marBottom w:val="0"/>
      <w:divBdr>
        <w:top w:val="none" w:sz="0" w:space="0" w:color="auto"/>
        <w:left w:val="none" w:sz="0" w:space="0" w:color="auto"/>
        <w:bottom w:val="none" w:sz="0" w:space="0" w:color="auto"/>
        <w:right w:val="none" w:sz="0" w:space="0" w:color="auto"/>
      </w:divBdr>
    </w:div>
    <w:div w:id="61683802">
      <w:bodyDiv w:val="1"/>
      <w:marLeft w:val="0"/>
      <w:marRight w:val="0"/>
      <w:marTop w:val="0"/>
      <w:marBottom w:val="0"/>
      <w:divBdr>
        <w:top w:val="none" w:sz="0" w:space="0" w:color="auto"/>
        <w:left w:val="none" w:sz="0" w:space="0" w:color="auto"/>
        <w:bottom w:val="none" w:sz="0" w:space="0" w:color="auto"/>
        <w:right w:val="none" w:sz="0" w:space="0" w:color="auto"/>
      </w:divBdr>
    </w:div>
    <w:div w:id="264269666">
      <w:bodyDiv w:val="1"/>
      <w:marLeft w:val="0"/>
      <w:marRight w:val="0"/>
      <w:marTop w:val="0"/>
      <w:marBottom w:val="0"/>
      <w:divBdr>
        <w:top w:val="none" w:sz="0" w:space="0" w:color="auto"/>
        <w:left w:val="none" w:sz="0" w:space="0" w:color="auto"/>
        <w:bottom w:val="none" w:sz="0" w:space="0" w:color="auto"/>
        <w:right w:val="none" w:sz="0" w:space="0" w:color="auto"/>
      </w:divBdr>
    </w:div>
    <w:div w:id="600604157">
      <w:bodyDiv w:val="1"/>
      <w:marLeft w:val="0"/>
      <w:marRight w:val="0"/>
      <w:marTop w:val="0"/>
      <w:marBottom w:val="0"/>
      <w:divBdr>
        <w:top w:val="none" w:sz="0" w:space="0" w:color="auto"/>
        <w:left w:val="none" w:sz="0" w:space="0" w:color="auto"/>
        <w:bottom w:val="none" w:sz="0" w:space="0" w:color="auto"/>
        <w:right w:val="none" w:sz="0" w:space="0" w:color="auto"/>
      </w:divBdr>
    </w:div>
    <w:div w:id="674645763">
      <w:bodyDiv w:val="1"/>
      <w:marLeft w:val="0"/>
      <w:marRight w:val="0"/>
      <w:marTop w:val="0"/>
      <w:marBottom w:val="0"/>
      <w:divBdr>
        <w:top w:val="none" w:sz="0" w:space="0" w:color="auto"/>
        <w:left w:val="none" w:sz="0" w:space="0" w:color="auto"/>
        <w:bottom w:val="none" w:sz="0" w:space="0" w:color="auto"/>
        <w:right w:val="none" w:sz="0" w:space="0" w:color="auto"/>
      </w:divBdr>
    </w:div>
    <w:div w:id="799422123">
      <w:bodyDiv w:val="1"/>
      <w:marLeft w:val="0"/>
      <w:marRight w:val="0"/>
      <w:marTop w:val="0"/>
      <w:marBottom w:val="0"/>
      <w:divBdr>
        <w:top w:val="none" w:sz="0" w:space="0" w:color="auto"/>
        <w:left w:val="none" w:sz="0" w:space="0" w:color="auto"/>
        <w:bottom w:val="none" w:sz="0" w:space="0" w:color="auto"/>
        <w:right w:val="none" w:sz="0" w:space="0" w:color="auto"/>
      </w:divBdr>
    </w:div>
    <w:div w:id="881556601">
      <w:bodyDiv w:val="1"/>
      <w:marLeft w:val="0"/>
      <w:marRight w:val="0"/>
      <w:marTop w:val="0"/>
      <w:marBottom w:val="0"/>
      <w:divBdr>
        <w:top w:val="none" w:sz="0" w:space="0" w:color="auto"/>
        <w:left w:val="none" w:sz="0" w:space="0" w:color="auto"/>
        <w:bottom w:val="none" w:sz="0" w:space="0" w:color="auto"/>
        <w:right w:val="none" w:sz="0" w:space="0" w:color="auto"/>
      </w:divBdr>
    </w:div>
    <w:div w:id="949630069">
      <w:bodyDiv w:val="1"/>
      <w:marLeft w:val="0"/>
      <w:marRight w:val="0"/>
      <w:marTop w:val="0"/>
      <w:marBottom w:val="0"/>
      <w:divBdr>
        <w:top w:val="none" w:sz="0" w:space="0" w:color="auto"/>
        <w:left w:val="none" w:sz="0" w:space="0" w:color="auto"/>
        <w:bottom w:val="none" w:sz="0" w:space="0" w:color="auto"/>
        <w:right w:val="none" w:sz="0" w:space="0" w:color="auto"/>
      </w:divBdr>
    </w:div>
    <w:div w:id="1037655107">
      <w:bodyDiv w:val="1"/>
      <w:marLeft w:val="0"/>
      <w:marRight w:val="0"/>
      <w:marTop w:val="0"/>
      <w:marBottom w:val="0"/>
      <w:divBdr>
        <w:top w:val="none" w:sz="0" w:space="0" w:color="auto"/>
        <w:left w:val="none" w:sz="0" w:space="0" w:color="auto"/>
        <w:bottom w:val="none" w:sz="0" w:space="0" w:color="auto"/>
        <w:right w:val="none" w:sz="0" w:space="0" w:color="auto"/>
      </w:divBdr>
    </w:div>
    <w:div w:id="1113205739">
      <w:bodyDiv w:val="1"/>
      <w:marLeft w:val="0"/>
      <w:marRight w:val="0"/>
      <w:marTop w:val="0"/>
      <w:marBottom w:val="0"/>
      <w:divBdr>
        <w:top w:val="none" w:sz="0" w:space="0" w:color="auto"/>
        <w:left w:val="none" w:sz="0" w:space="0" w:color="auto"/>
        <w:bottom w:val="none" w:sz="0" w:space="0" w:color="auto"/>
        <w:right w:val="none" w:sz="0" w:space="0" w:color="auto"/>
      </w:divBdr>
    </w:div>
    <w:div w:id="1146043863">
      <w:bodyDiv w:val="1"/>
      <w:marLeft w:val="0"/>
      <w:marRight w:val="0"/>
      <w:marTop w:val="0"/>
      <w:marBottom w:val="0"/>
      <w:divBdr>
        <w:top w:val="none" w:sz="0" w:space="0" w:color="auto"/>
        <w:left w:val="none" w:sz="0" w:space="0" w:color="auto"/>
        <w:bottom w:val="none" w:sz="0" w:space="0" w:color="auto"/>
        <w:right w:val="none" w:sz="0" w:space="0" w:color="auto"/>
      </w:divBdr>
    </w:div>
    <w:div w:id="1331180674">
      <w:bodyDiv w:val="1"/>
      <w:marLeft w:val="0"/>
      <w:marRight w:val="0"/>
      <w:marTop w:val="0"/>
      <w:marBottom w:val="0"/>
      <w:divBdr>
        <w:top w:val="none" w:sz="0" w:space="0" w:color="auto"/>
        <w:left w:val="none" w:sz="0" w:space="0" w:color="auto"/>
        <w:bottom w:val="none" w:sz="0" w:space="0" w:color="auto"/>
        <w:right w:val="none" w:sz="0" w:space="0" w:color="auto"/>
      </w:divBdr>
    </w:div>
    <w:div w:id="1524129528">
      <w:bodyDiv w:val="1"/>
      <w:marLeft w:val="0"/>
      <w:marRight w:val="0"/>
      <w:marTop w:val="0"/>
      <w:marBottom w:val="0"/>
      <w:divBdr>
        <w:top w:val="none" w:sz="0" w:space="0" w:color="auto"/>
        <w:left w:val="none" w:sz="0" w:space="0" w:color="auto"/>
        <w:bottom w:val="none" w:sz="0" w:space="0" w:color="auto"/>
        <w:right w:val="none" w:sz="0" w:space="0" w:color="auto"/>
      </w:divBdr>
    </w:div>
    <w:div w:id="1533684929">
      <w:bodyDiv w:val="1"/>
      <w:marLeft w:val="0"/>
      <w:marRight w:val="0"/>
      <w:marTop w:val="0"/>
      <w:marBottom w:val="0"/>
      <w:divBdr>
        <w:top w:val="none" w:sz="0" w:space="0" w:color="auto"/>
        <w:left w:val="none" w:sz="0" w:space="0" w:color="auto"/>
        <w:bottom w:val="none" w:sz="0" w:space="0" w:color="auto"/>
        <w:right w:val="none" w:sz="0" w:space="0" w:color="auto"/>
      </w:divBdr>
    </w:div>
    <w:div w:id="1553079136">
      <w:bodyDiv w:val="1"/>
      <w:marLeft w:val="0"/>
      <w:marRight w:val="0"/>
      <w:marTop w:val="0"/>
      <w:marBottom w:val="0"/>
      <w:divBdr>
        <w:top w:val="none" w:sz="0" w:space="0" w:color="auto"/>
        <w:left w:val="none" w:sz="0" w:space="0" w:color="auto"/>
        <w:bottom w:val="none" w:sz="0" w:space="0" w:color="auto"/>
        <w:right w:val="none" w:sz="0" w:space="0" w:color="auto"/>
      </w:divBdr>
    </w:div>
    <w:div w:id="1586376458">
      <w:bodyDiv w:val="1"/>
      <w:marLeft w:val="0"/>
      <w:marRight w:val="0"/>
      <w:marTop w:val="0"/>
      <w:marBottom w:val="0"/>
      <w:divBdr>
        <w:top w:val="none" w:sz="0" w:space="0" w:color="auto"/>
        <w:left w:val="none" w:sz="0" w:space="0" w:color="auto"/>
        <w:bottom w:val="none" w:sz="0" w:space="0" w:color="auto"/>
        <w:right w:val="none" w:sz="0" w:space="0" w:color="auto"/>
      </w:divBdr>
    </w:div>
    <w:div w:id="1628966774">
      <w:bodyDiv w:val="1"/>
      <w:marLeft w:val="0"/>
      <w:marRight w:val="0"/>
      <w:marTop w:val="0"/>
      <w:marBottom w:val="0"/>
      <w:divBdr>
        <w:top w:val="none" w:sz="0" w:space="0" w:color="auto"/>
        <w:left w:val="none" w:sz="0" w:space="0" w:color="auto"/>
        <w:bottom w:val="none" w:sz="0" w:space="0" w:color="auto"/>
        <w:right w:val="none" w:sz="0" w:space="0" w:color="auto"/>
      </w:divBdr>
    </w:div>
    <w:div w:id="1678926723">
      <w:bodyDiv w:val="1"/>
      <w:marLeft w:val="0"/>
      <w:marRight w:val="0"/>
      <w:marTop w:val="0"/>
      <w:marBottom w:val="0"/>
      <w:divBdr>
        <w:top w:val="none" w:sz="0" w:space="0" w:color="auto"/>
        <w:left w:val="none" w:sz="0" w:space="0" w:color="auto"/>
        <w:bottom w:val="none" w:sz="0" w:space="0" w:color="auto"/>
        <w:right w:val="none" w:sz="0" w:space="0" w:color="auto"/>
      </w:divBdr>
    </w:div>
    <w:div w:id="1799956881">
      <w:bodyDiv w:val="1"/>
      <w:marLeft w:val="0"/>
      <w:marRight w:val="0"/>
      <w:marTop w:val="0"/>
      <w:marBottom w:val="0"/>
      <w:divBdr>
        <w:top w:val="none" w:sz="0" w:space="0" w:color="auto"/>
        <w:left w:val="none" w:sz="0" w:space="0" w:color="auto"/>
        <w:bottom w:val="none" w:sz="0" w:space="0" w:color="auto"/>
        <w:right w:val="none" w:sz="0" w:space="0" w:color="auto"/>
      </w:divBdr>
    </w:div>
    <w:div w:id="1809198943">
      <w:bodyDiv w:val="1"/>
      <w:marLeft w:val="0"/>
      <w:marRight w:val="0"/>
      <w:marTop w:val="0"/>
      <w:marBottom w:val="0"/>
      <w:divBdr>
        <w:top w:val="none" w:sz="0" w:space="0" w:color="auto"/>
        <w:left w:val="none" w:sz="0" w:space="0" w:color="auto"/>
        <w:bottom w:val="none" w:sz="0" w:space="0" w:color="auto"/>
        <w:right w:val="none" w:sz="0" w:space="0" w:color="auto"/>
      </w:divBdr>
    </w:div>
    <w:div w:id="1968662077">
      <w:bodyDiv w:val="1"/>
      <w:marLeft w:val="0"/>
      <w:marRight w:val="0"/>
      <w:marTop w:val="0"/>
      <w:marBottom w:val="0"/>
      <w:divBdr>
        <w:top w:val="none" w:sz="0" w:space="0" w:color="auto"/>
        <w:left w:val="none" w:sz="0" w:space="0" w:color="auto"/>
        <w:bottom w:val="none" w:sz="0" w:space="0" w:color="auto"/>
        <w:right w:val="none" w:sz="0" w:space="0" w:color="auto"/>
      </w:divBdr>
    </w:div>
    <w:div w:id="1998074149">
      <w:bodyDiv w:val="1"/>
      <w:marLeft w:val="0"/>
      <w:marRight w:val="0"/>
      <w:marTop w:val="0"/>
      <w:marBottom w:val="0"/>
      <w:divBdr>
        <w:top w:val="none" w:sz="0" w:space="0" w:color="auto"/>
        <w:left w:val="none" w:sz="0" w:space="0" w:color="auto"/>
        <w:bottom w:val="none" w:sz="0" w:space="0" w:color="auto"/>
        <w:right w:val="none" w:sz="0" w:space="0" w:color="auto"/>
      </w:divBdr>
    </w:div>
    <w:div w:id="2000841740">
      <w:bodyDiv w:val="1"/>
      <w:marLeft w:val="0"/>
      <w:marRight w:val="0"/>
      <w:marTop w:val="0"/>
      <w:marBottom w:val="0"/>
      <w:divBdr>
        <w:top w:val="none" w:sz="0" w:space="0" w:color="auto"/>
        <w:left w:val="none" w:sz="0" w:space="0" w:color="auto"/>
        <w:bottom w:val="none" w:sz="0" w:space="0" w:color="auto"/>
        <w:right w:val="none" w:sz="0" w:space="0" w:color="auto"/>
      </w:divBdr>
    </w:div>
    <w:div w:id="21036009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png"/><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www.clinicaltrials.gov"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D57F5F-4FC3-FA48-B565-007E8536D4F5}">
  <ds:schemaRefs>
    <ds:schemaRef ds:uri="http://schemas.openxmlformats.org/officeDocument/2006/bibliography"/>
  </ds:schemaRefs>
</ds:datastoreItem>
</file>

<file path=customXml/itemProps2.xml><?xml version="1.0" encoding="utf-8"?>
<ds:datastoreItem xmlns:ds="http://schemas.openxmlformats.org/officeDocument/2006/customXml" ds:itemID="{809550E3-EFE7-0E41-94E0-63F4D50F2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8265</Words>
  <Characters>47114</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abuchanan</dc:creator>
  <cp:keywords/>
  <cp:lastModifiedBy>Yngvil Thomas</cp:lastModifiedBy>
  <cp:revision>2</cp:revision>
  <cp:lastPrinted>2018-03-19T21:32:00Z</cp:lastPrinted>
  <dcterms:created xsi:type="dcterms:W3CDTF">2018-11-21T13:44:00Z</dcterms:created>
  <dcterms:modified xsi:type="dcterms:W3CDTF">2018-11-21T13:44:00Z</dcterms:modified>
</cp:coreProperties>
</file>